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FCB99" w14:textId="3F813637" w:rsidR="00094406" w:rsidRDefault="003C05F6" w:rsidP="00372206">
      <w:pPr>
        <w:pStyle w:val="Heading1"/>
        <w:adjustRightInd w:val="0"/>
        <w:snapToGrid w:val="0"/>
        <w:spacing w:before="0" w:after="0" w:line="240" w:lineRule="auto"/>
        <w:rPr>
          <w:rFonts w:eastAsiaTheme="minorEastAsia" w:cs="Times New Roman"/>
          <w:bCs w:val="0"/>
          <w:szCs w:val="24"/>
        </w:rPr>
      </w:pPr>
      <w:r>
        <w:rPr>
          <w:rFonts w:eastAsiaTheme="minorEastAsia" w:cs="Times New Roman"/>
          <w:bCs w:val="0"/>
          <w:szCs w:val="24"/>
        </w:rPr>
        <w:t>C</w:t>
      </w:r>
      <w:r w:rsidR="00835FF0">
        <w:rPr>
          <w:rFonts w:eastAsiaTheme="minorEastAsia" w:cs="Times New Roman"/>
          <w:bCs w:val="0"/>
          <w:szCs w:val="24"/>
        </w:rPr>
        <w:t xml:space="preserve">limate and </w:t>
      </w:r>
      <w:r>
        <w:rPr>
          <w:rFonts w:eastAsiaTheme="minorEastAsia" w:cs="Times New Roman"/>
          <w:bCs w:val="0"/>
          <w:szCs w:val="24"/>
        </w:rPr>
        <w:t xml:space="preserve">water </w:t>
      </w:r>
      <w:r w:rsidR="00835FF0">
        <w:rPr>
          <w:rFonts w:eastAsiaTheme="minorEastAsia" w:cs="Times New Roman"/>
          <w:bCs w:val="0"/>
          <w:szCs w:val="24"/>
        </w:rPr>
        <w:t>policy shape the g</w:t>
      </w:r>
      <w:r w:rsidR="00CB4EC6" w:rsidRPr="00CB4EC6">
        <w:rPr>
          <w:rFonts w:eastAsiaTheme="minorEastAsia" w:cs="Times New Roman"/>
          <w:bCs w:val="0"/>
          <w:szCs w:val="24"/>
        </w:rPr>
        <w:t>roundwater</w:t>
      </w:r>
      <w:r w:rsidR="00835FF0">
        <w:rPr>
          <w:rFonts w:eastAsiaTheme="minorEastAsia" w:cs="Times New Roman"/>
          <w:bCs w:val="0"/>
          <w:szCs w:val="24"/>
        </w:rPr>
        <w:t>-constrained</w:t>
      </w:r>
      <w:r w:rsidR="00C37F99">
        <w:rPr>
          <w:rFonts w:eastAsiaTheme="minorEastAsia" w:cs="Times New Roman"/>
          <w:bCs w:val="0"/>
          <w:szCs w:val="24"/>
        </w:rPr>
        <w:t xml:space="preserve"> </w:t>
      </w:r>
      <w:r w:rsidR="00835FF0">
        <w:rPr>
          <w:rFonts w:eastAsiaTheme="minorEastAsia" w:cs="Times New Roman"/>
          <w:bCs w:val="0"/>
          <w:szCs w:val="24"/>
        </w:rPr>
        <w:t xml:space="preserve">growth frontier </w:t>
      </w:r>
      <w:r w:rsidR="00EA7D65">
        <w:rPr>
          <w:rFonts w:eastAsiaTheme="minorEastAsia" w:cs="Times New Roman"/>
          <w:bCs w:val="0"/>
          <w:szCs w:val="24"/>
        </w:rPr>
        <w:t>of</w:t>
      </w:r>
      <w:r w:rsidR="00CB4EC6" w:rsidRPr="00CB4EC6">
        <w:rPr>
          <w:rFonts w:eastAsiaTheme="minorEastAsia" w:cs="Times New Roman"/>
          <w:bCs w:val="0"/>
          <w:szCs w:val="24"/>
        </w:rPr>
        <w:t xml:space="preserve"> </w:t>
      </w:r>
      <w:r w:rsidR="00C37F99">
        <w:rPr>
          <w:rFonts w:eastAsiaTheme="minorEastAsia" w:cs="Times New Roman"/>
          <w:bCs w:val="0"/>
          <w:szCs w:val="24"/>
        </w:rPr>
        <w:t xml:space="preserve">a </w:t>
      </w:r>
      <w:r w:rsidR="00835FF0">
        <w:rPr>
          <w:rFonts w:eastAsiaTheme="minorEastAsia" w:cs="Times New Roman"/>
          <w:bCs w:val="0"/>
          <w:szCs w:val="24"/>
        </w:rPr>
        <w:t>d</w:t>
      </w:r>
      <w:r w:rsidR="00CB4EC6" w:rsidRPr="00CB4EC6">
        <w:rPr>
          <w:rFonts w:eastAsiaTheme="minorEastAsia" w:cs="Times New Roman"/>
          <w:bCs w:val="0"/>
          <w:szCs w:val="24"/>
        </w:rPr>
        <w:t>ryland</w:t>
      </w:r>
      <w:r w:rsidR="00C37F99">
        <w:rPr>
          <w:rFonts w:eastAsiaTheme="minorEastAsia" w:cs="Times New Roman"/>
          <w:bCs w:val="0"/>
          <w:szCs w:val="24"/>
        </w:rPr>
        <w:t xml:space="preserve"> metropolis</w:t>
      </w:r>
      <w:r w:rsidR="003F6461">
        <w:rPr>
          <w:rFonts w:eastAsiaTheme="minorEastAsia" w:cs="Times New Roman"/>
          <w:bCs w:val="0"/>
          <w:szCs w:val="24"/>
        </w:rPr>
        <w:t>:</w:t>
      </w:r>
      <w:r w:rsidR="00B6568F">
        <w:rPr>
          <w:rFonts w:eastAsiaTheme="minorEastAsia" w:cs="Times New Roman"/>
          <w:bCs w:val="0"/>
          <w:szCs w:val="24"/>
        </w:rPr>
        <w:t xml:space="preserve"> The case of Phoenix, Arizona</w:t>
      </w:r>
    </w:p>
    <w:p w14:paraId="55628958" w14:textId="77777777" w:rsidR="00CB4EC6" w:rsidRPr="00C211E3" w:rsidRDefault="00CB4EC6" w:rsidP="00372206">
      <w:pPr>
        <w:ind w:firstLine="720"/>
      </w:pPr>
    </w:p>
    <w:p w14:paraId="403BC9DD" w14:textId="2120693B" w:rsidR="00427690" w:rsidRPr="00427690" w:rsidRDefault="003C05F6" w:rsidP="00372206">
      <w:pPr>
        <w:pStyle w:val="Heading1"/>
        <w:adjustRightInd w:val="0"/>
        <w:snapToGrid w:val="0"/>
        <w:spacing w:before="0" w:after="0" w:line="240" w:lineRule="auto"/>
        <w:rPr>
          <w:rFonts w:cs="Times New Roman"/>
          <w:b w:val="0"/>
          <w:bCs w:val="0"/>
          <w:szCs w:val="24"/>
          <w:lang w:eastAsia="zh-CN"/>
        </w:rPr>
      </w:pPr>
      <w:r w:rsidRPr="777EDFF9">
        <w:rPr>
          <w:rFonts w:cs="Times New Roman"/>
          <w:b w:val="0"/>
          <w:bCs w:val="0"/>
          <w:szCs w:val="24"/>
        </w:rPr>
        <w:t>Josh Gilman</w:t>
      </w:r>
      <w:proofErr w:type="gramStart"/>
      <w:r w:rsidRPr="777EDFF9">
        <w:rPr>
          <w:rFonts w:cs="Times New Roman"/>
          <w:b w:val="0"/>
          <w:bCs w:val="0"/>
          <w:szCs w:val="24"/>
          <w:vertAlign w:val="superscript"/>
        </w:rPr>
        <w:t>1</w:t>
      </w:r>
      <w:r w:rsidR="000C2ABA" w:rsidRPr="777EDFF9">
        <w:rPr>
          <w:rFonts w:cs="Times New Roman"/>
          <w:b w:val="0"/>
          <w:bCs w:val="0"/>
          <w:szCs w:val="24"/>
          <w:vertAlign w:val="superscript"/>
        </w:rPr>
        <w:t>,*</w:t>
      </w:r>
      <w:proofErr w:type="gramEnd"/>
      <w:r w:rsidRPr="777EDFF9">
        <w:rPr>
          <w:rFonts w:cs="Times New Roman"/>
          <w:b w:val="0"/>
          <w:bCs w:val="0"/>
          <w:szCs w:val="24"/>
        </w:rPr>
        <w:t>, Jianguo Wu</w:t>
      </w:r>
      <w:r w:rsidRPr="777EDFF9">
        <w:rPr>
          <w:rFonts w:cs="Times New Roman"/>
          <w:b w:val="0"/>
          <w:bCs w:val="0"/>
          <w:szCs w:val="24"/>
          <w:vertAlign w:val="superscript"/>
        </w:rPr>
        <w:t>1,</w:t>
      </w:r>
      <w:proofErr w:type="gramStart"/>
      <w:r w:rsidRPr="777EDFF9">
        <w:rPr>
          <w:rFonts w:cs="Times New Roman"/>
          <w:b w:val="0"/>
          <w:bCs w:val="0"/>
          <w:szCs w:val="24"/>
          <w:vertAlign w:val="superscript"/>
        </w:rPr>
        <w:t>2</w:t>
      </w:r>
      <w:r w:rsidR="000C2ABA" w:rsidRPr="777EDFF9">
        <w:rPr>
          <w:rFonts w:cs="Times New Roman"/>
          <w:b w:val="0"/>
          <w:bCs w:val="0"/>
          <w:szCs w:val="24"/>
          <w:vertAlign w:val="superscript"/>
        </w:rPr>
        <w:t>,*</w:t>
      </w:r>
      <w:proofErr w:type="gramEnd"/>
      <w:r w:rsidR="005572F2" w:rsidRPr="777EDFF9">
        <w:rPr>
          <w:rFonts w:cs="Times New Roman"/>
          <w:b w:val="0"/>
          <w:bCs w:val="0"/>
          <w:szCs w:val="24"/>
        </w:rPr>
        <w:t>,</w:t>
      </w:r>
      <w:r w:rsidR="2F2B4E03" w:rsidRPr="777EDFF9">
        <w:rPr>
          <w:rFonts w:cs="Times New Roman"/>
          <w:b w:val="0"/>
          <w:bCs w:val="0"/>
          <w:szCs w:val="24"/>
        </w:rPr>
        <w:t xml:space="preserve"> Emilio Politti</w:t>
      </w:r>
      <w:r w:rsidR="2F2B4E03" w:rsidRPr="003828A1">
        <w:rPr>
          <w:rFonts w:cs="Times New Roman"/>
          <w:b w:val="0"/>
          <w:bCs w:val="0"/>
          <w:szCs w:val="24"/>
          <w:vertAlign w:val="superscript"/>
        </w:rPr>
        <w:t>3</w:t>
      </w:r>
      <w:r w:rsidR="00287613">
        <w:rPr>
          <w:rFonts w:cs="Times New Roman"/>
          <w:b w:val="0"/>
          <w:bCs w:val="0"/>
          <w:szCs w:val="24"/>
        </w:rPr>
        <w:t>,</w:t>
      </w:r>
      <w:r w:rsidR="00735D7F">
        <w:rPr>
          <w:rFonts w:cs="Times New Roman"/>
          <w:b w:val="0"/>
          <w:bCs w:val="0"/>
          <w:szCs w:val="24"/>
        </w:rPr>
        <w:t xml:space="preserve"> </w:t>
      </w:r>
      <w:r w:rsidR="008863B9">
        <w:rPr>
          <w:rFonts w:cs="Times New Roman"/>
          <w:b w:val="0"/>
          <w:bCs w:val="0"/>
          <w:szCs w:val="24"/>
        </w:rPr>
        <w:t>Sylvia Tramberend</w:t>
      </w:r>
      <w:r w:rsidR="00287613" w:rsidRPr="00CF53CE">
        <w:rPr>
          <w:rFonts w:cs="Times New Roman"/>
          <w:b w:val="0"/>
          <w:bCs w:val="0"/>
          <w:szCs w:val="24"/>
          <w:vertAlign w:val="superscript"/>
        </w:rPr>
        <w:t>3</w:t>
      </w:r>
    </w:p>
    <w:p w14:paraId="50BBF568" w14:textId="77777777" w:rsidR="00427690" w:rsidRPr="00427690" w:rsidRDefault="003C05F6" w:rsidP="00372206">
      <w:pPr>
        <w:pStyle w:val="Heading1"/>
        <w:adjustRightInd w:val="0"/>
        <w:snapToGrid w:val="0"/>
        <w:spacing w:before="0" w:after="0" w:line="240" w:lineRule="auto"/>
        <w:rPr>
          <w:rFonts w:cs="Times New Roman"/>
          <w:b w:val="0"/>
          <w:bCs w:val="0"/>
          <w:szCs w:val="24"/>
        </w:rPr>
      </w:pPr>
      <w:r w:rsidRPr="00427690">
        <w:rPr>
          <w:rFonts w:cs="Times New Roman"/>
          <w:b w:val="0"/>
          <w:bCs w:val="0"/>
          <w:szCs w:val="24"/>
          <w:vertAlign w:val="superscript"/>
        </w:rPr>
        <w:t xml:space="preserve">1 </w:t>
      </w:r>
      <w:r w:rsidRPr="00427690">
        <w:rPr>
          <w:rFonts w:cs="Times New Roman"/>
          <w:b w:val="0"/>
          <w:bCs w:val="0"/>
          <w:szCs w:val="24"/>
        </w:rPr>
        <w:t>School of Life Sciences, Arizona State University, Tempe, AZ 85287, USA</w:t>
      </w:r>
    </w:p>
    <w:p w14:paraId="55C2739E" w14:textId="77777777" w:rsidR="00427690" w:rsidRPr="00427690" w:rsidRDefault="003C05F6" w:rsidP="00372206">
      <w:pPr>
        <w:pStyle w:val="Heading1"/>
        <w:adjustRightInd w:val="0"/>
        <w:snapToGrid w:val="0"/>
        <w:spacing w:before="0" w:after="0" w:line="240" w:lineRule="auto"/>
      </w:pPr>
      <w:r w:rsidRPr="777EDFF9">
        <w:rPr>
          <w:rFonts w:cs="Times New Roman"/>
          <w:b w:val="0"/>
          <w:bCs w:val="0"/>
          <w:szCs w:val="24"/>
          <w:vertAlign w:val="superscript"/>
        </w:rPr>
        <w:t xml:space="preserve">2 </w:t>
      </w:r>
      <w:r w:rsidRPr="777EDFF9">
        <w:rPr>
          <w:rFonts w:cs="Times New Roman"/>
          <w:b w:val="0"/>
          <w:bCs w:val="0"/>
          <w:szCs w:val="24"/>
        </w:rPr>
        <w:t>School of Sustainability, Arizona State University, Tempe, AZ 85287, USA</w:t>
      </w:r>
    </w:p>
    <w:p w14:paraId="7C0E26BF" w14:textId="6F868CEC" w:rsidR="53C2CC56" w:rsidRPr="003828A1" w:rsidRDefault="003C05F6" w:rsidP="003828A1">
      <w:pPr>
        <w:rPr>
          <w:b/>
          <w:bCs/>
          <w:sz w:val="24"/>
          <w:szCs w:val="24"/>
        </w:rPr>
      </w:pPr>
      <w:r w:rsidRPr="003828A1">
        <w:rPr>
          <w:sz w:val="24"/>
          <w:szCs w:val="24"/>
          <w:vertAlign w:val="superscript"/>
        </w:rPr>
        <w:t>3</w:t>
      </w:r>
      <w:r w:rsidR="003F6461">
        <w:rPr>
          <w:sz w:val="24"/>
          <w:szCs w:val="24"/>
          <w:vertAlign w:val="superscript"/>
        </w:rPr>
        <w:t xml:space="preserve"> </w:t>
      </w:r>
      <w:r w:rsidRPr="003828A1">
        <w:rPr>
          <w:sz w:val="24"/>
          <w:szCs w:val="24"/>
        </w:rPr>
        <w:t xml:space="preserve">International Institute for Applied Systems Analysis (IIASA), </w:t>
      </w:r>
      <w:proofErr w:type="spellStart"/>
      <w:r w:rsidR="0ADB8205" w:rsidRPr="003828A1">
        <w:rPr>
          <w:sz w:val="24"/>
          <w:szCs w:val="24"/>
        </w:rPr>
        <w:t>Schloßpl</w:t>
      </w:r>
      <w:proofErr w:type="spellEnd"/>
      <w:r w:rsidR="0ADB8205" w:rsidRPr="003828A1">
        <w:rPr>
          <w:sz w:val="24"/>
          <w:szCs w:val="24"/>
        </w:rPr>
        <w:t>. 1, 2361 Laxenburg, Austria</w:t>
      </w:r>
    </w:p>
    <w:p w14:paraId="1FDA5043" w14:textId="77777777" w:rsidR="00427690" w:rsidRPr="00427690" w:rsidRDefault="00427690" w:rsidP="00372206">
      <w:pPr>
        <w:pStyle w:val="Heading1"/>
        <w:adjustRightInd w:val="0"/>
        <w:snapToGrid w:val="0"/>
        <w:spacing w:before="0" w:after="0" w:line="240" w:lineRule="auto"/>
        <w:rPr>
          <w:rFonts w:cs="Times New Roman"/>
          <w:b w:val="0"/>
          <w:bCs w:val="0"/>
          <w:szCs w:val="24"/>
        </w:rPr>
      </w:pPr>
    </w:p>
    <w:p w14:paraId="1545E858" w14:textId="316B564F" w:rsidR="00427690" w:rsidRPr="00427690" w:rsidRDefault="003C05F6" w:rsidP="00372206">
      <w:pPr>
        <w:pStyle w:val="Heading1"/>
        <w:adjustRightInd w:val="0"/>
        <w:snapToGrid w:val="0"/>
        <w:spacing w:before="0" w:after="0" w:line="240" w:lineRule="auto"/>
        <w:rPr>
          <w:rFonts w:cs="Times New Roman"/>
          <w:b w:val="0"/>
          <w:bCs w:val="0"/>
          <w:szCs w:val="24"/>
        </w:rPr>
      </w:pPr>
      <w:r w:rsidRPr="00427690">
        <w:rPr>
          <w:rFonts w:cs="Times New Roman"/>
          <w:b w:val="0"/>
          <w:bCs w:val="0"/>
          <w:szCs w:val="24"/>
        </w:rPr>
        <w:t>*Corresponding author</w:t>
      </w:r>
      <w:r w:rsidR="00860224">
        <w:rPr>
          <w:rFonts w:cs="Times New Roman"/>
          <w:b w:val="0"/>
          <w:bCs w:val="0"/>
          <w:szCs w:val="24"/>
        </w:rPr>
        <w:t xml:space="preserve"> email</w:t>
      </w:r>
      <w:r w:rsidRPr="00427690">
        <w:rPr>
          <w:rFonts w:cs="Times New Roman"/>
          <w:b w:val="0"/>
          <w:bCs w:val="0"/>
          <w:szCs w:val="24"/>
        </w:rPr>
        <w:t xml:space="preserve">: </w:t>
      </w:r>
      <w:hyperlink r:id="rId8" w:history="1">
        <w:r w:rsidR="00860224" w:rsidRPr="00501C61">
          <w:rPr>
            <w:rStyle w:val="Hyperlink"/>
            <w:rFonts w:cs="Times New Roman"/>
            <w:b w:val="0"/>
            <w:bCs w:val="0"/>
            <w:szCs w:val="24"/>
          </w:rPr>
          <w:t>Jcgilman@asu.edu</w:t>
        </w:r>
      </w:hyperlink>
    </w:p>
    <w:p w14:paraId="35EF2ED1" w14:textId="707CC606" w:rsidR="00427690" w:rsidRPr="00427690" w:rsidRDefault="003C05F6" w:rsidP="00372206">
      <w:pPr>
        <w:pStyle w:val="Heading1"/>
        <w:adjustRightInd w:val="0"/>
        <w:snapToGrid w:val="0"/>
        <w:spacing w:before="0" w:after="0" w:line="240" w:lineRule="auto"/>
        <w:rPr>
          <w:rFonts w:cs="Times New Roman"/>
          <w:b w:val="0"/>
          <w:bCs w:val="0"/>
          <w:szCs w:val="24"/>
        </w:rPr>
      </w:pPr>
      <w:r w:rsidRPr="00427690">
        <w:rPr>
          <w:rFonts w:cs="Times New Roman"/>
          <w:b w:val="0"/>
          <w:bCs w:val="0"/>
          <w:szCs w:val="24"/>
        </w:rPr>
        <w:t>*Corresponding author phone number</w:t>
      </w:r>
      <w:r w:rsidR="00860224">
        <w:rPr>
          <w:rFonts w:cs="Times New Roman"/>
          <w:b w:val="0"/>
          <w:bCs w:val="0"/>
          <w:szCs w:val="24"/>
        </w:rPr>
        <w:t>s</w:t>
      </w:r>
      <w:r w:rsidRPr="00427690">
        <w:rPr>
          <w:rFonts w:cs="Times New Roman"/>
          <w:b w:val="0"/>
          <w:bCs w:val="0"/>
          <w:szCs w:val="24"/>
        </w:rPr>
        <w:t>: 208-246-9770</w:t>
      </w:r>
    </w:p>
    <w:p w14:paraId="33E3E044" w14:textId="77777777" w:rsidR="00427690" w:rsidRPr="00427690" w:rsidRDefault="00427690" w:rsidP="00372206">
      <w:pPr>
        <w:pStyle w:val="Heading1"/>
        <w:adjustRightInd w:val="0"/>
        <w:snapToGrid w:val="0"/>
        <w:spacing w:before="0" w:after="0" w:line="240" w:lineRule="auto"/>
        <w:rPr>
          <w:rFonts w:cs="Times New Roman"/>
          <w:b w:val="0"/>
          <w:bCs w:val="0"/>
          <w:szCs w:val="24"/>
        </w:rPr>
      </w:pPr>
    </w:p>
    <w:p w14:paraId="481F7076" w14:textId="77777777" w:rsidR="00427690" w:rsidRPr="00427690" w:rsidRDefault="003C05F6" w:rsidP="00372206">
      <w:pPr>
        <w:pStyle w:val="Heading1"/>
        <w:adjustRightInd w:val="0"/>
        <w:snapToGrid w:val="0"/>
        <w:spacing w:before="0" w:after="0" w:line="240" w:lineRule="auto"/>
        <w:rPr>
          <w:rFonts w:cs="Times New Roman"/>
          <w:b w:val="0"/>
          <w:bCs w:val="0"/>
          <w:szCs w:val="24"/>
        </w:rPr>
      </w:pPr>
      <w:r w:rsidRPr="00427690">
        <w:rPr>
          <w:rFonts w:cs="Times New Roman"/>
          <w:b w:val="0"/>
          <w:bCs w:val="0"/>
          <w:szCs w:val="24"/>
        </w:rPr>
        <w:t>J</w:t>
      </w:r>
      <w:r w:rsidR="00860224">
        <w:rPr>
          <w:rFonts w:cs="Times New Roman"/>
          <w:b w:val="0"/>
          <w:bCs w:val="0"/>
          <w:szCs w:val="24"/>
        </w:rPr>
        <w:t>osh Gilman</w:t>
      </w:r>
      <w:r w:rsidRPr="00427690">
        <w:rPr>
          <w:rFonts w:cs="Times New Roman"/>
          <w:b w:val="0"/>
          <w:bCs w:val="0"/>
          <w:szCs w:val="24"/>
        </w:rPr>
        <w:t xml:space="preserve"> ORCiD: 0000-0003-0468-2785</w:t>
      </w:r>
    </w:p>
    <w:p w14:paraId="792A3DF3" w14:textId="77777777" w:rsidR="00427690" w:rsidRDefault="003C05F6" w:rsidP="00372206">
      <w:pPr>
        <w:pStyle w:val="Heading1"/>
        <w:adjustRightInd w:val="0"/>
        <w:snapToGrid w:val="0"/>
        <w:spacing w:before="0" w:after="0" w:line="240" w:lineRule="auto"/>
      </w:pPr>
      <w:r w:rsidRPr="5AA51B63">
        <w:rPr>
          <w:rFonts w:cs="Times New Roman"/>
          <w:b w:val="0"/>
          <w:bCs w:val="0"/>
          <w:szCs w:val="24"/>
        </w:rPr>
        <w:t xml:space="preserve">Jianguo Wu </w:t>
      </w:r>
      <w:proofErr w:type="spellStart"/>
      <w:r w:rsidRPr="5AA51B63">
        <w:rPr>
          <w:rFonts w:cs="Times New Roman"/>
          <w:b w:val="0"/>
          <w:bCs w:val="0"/>
          <w:szCs w:val="24"/>
        </w:rPr>
        <w:t>ORCiD</w:t>
      </w:r>
      <w:proofErr w:type="spellEnd"/>
      <w:r w:rsidRPr="5AA51B63">
        <w:rPr>
          <w:rFonts w:cs="Times New Roman"/>
          <w:b w:val="0"/>
          <w:bCs w:val="0"/>
          <w:szCs w:val="24"/>
        </w:rPr>
        <w:t>: 0000-0002-1182-3024</w:t>
      </w:r>
    </w:p>
    <w:p w14:paraId="4A3713C4" w14:textId="52C06E98" w:rsidR="00922C75" w:rsidRDefault="003C05F6" w:rsidP="00054837">
      <w:pPr>
        <w:spacing w:line="319" w:lineRule="auto"/>
        <w:contextualSpacing/>
      </w:pPr>
      <w:r>
        <w:t xml:space="preserve">Emilio Politti </w:t>
      </w:r>
      <w:proofErr w:type="spellStart"/>
      <w:r>
        <w:t>ORCiD</w:t>
      </w:r>
      <w:proofErr w:type="spellEnd"/>
      <w:r>
        <w:t>: 0000-0003-2981-0325</w:t>
      </w:r>
    </w:p>
    <w:p w14:paraId="1C7BDDD1" w14:textId="01C1E80B" w:rsidR="00922C75" w:rsidRPr="003828A1" w:rsidRDefault="003C05F6" w:rsidP="003828A1">
      <w:pPr>
        <w:spacing w:line="319" w:lineRule="auto"/>
        <w:contextualSpacing/>
        <w:rPr>
          <w:b/>
          <w:bCs/>
        </w:rPr>
      </w:pPr>
      <w:r>
        <w:t xml:space="preserve">Sylvia </w:t>
      </w:r>
      <w:proofErr w:type="spellStart"/>
      <w:r>
        <w:t>Tramberend</w:t>
      </w:r>
      <w:proofErr w:type="spellEnd"/>
      <w:r>
        <w:t xml:space="preserve"> </w:t>
      </w:r>
      <w:proofErr w:type="spellStart"/>
      <w:r>
        <w:t>ORCiD</w:t>
      </w:r>
      <w:proofErr w:type="spellEnd"/>
      <w:r>
        <w:t>:</w:t>
      </w:r>
      <w:r w:rsidR="000C10DE">
        <w:t xml:space="preserve"> </w:t>
      </w:r>
      <w:r w:rsidR="000C10DE" w:rsidRPr="000C10DE">
        <w:t>0000-0002-7024-1075</w:t>
      </w:r>
    </w:p>
    <w:p w14:paraId="6497805F" w14:textId="77777777" w:rsidR="00CE3426" w:rsidRDefault="00CE3426" w:rsidP="00372206"/>
    <w:p w14:paraId="2324A856" w14:textId="77777777" w:rsidR="001D603C" w:rsidRPr="00427690" w:rsidRDefault="001D603C" w:rsidP="00372206"/>
    <w:p w14:paraId="505AAD54" w14:textId="77777777" w:rsidR="004653CF" w:rsidRPr="00FC01D9" w:rsidRDefault="003C05F6" w:rsidP="00372206">
      <w:pPr>
        <w:pStyle w:val="Heading1"/>
        <w:adjustRightInd w:val="0"/>
        <w:snapToGrid w:val="0"/>
        <w:spacing w:before="0" w:after="0" w:line="360" w:lineRule="auto"/>
        <w:rPr>
          <w:rFonts w:cs="Times New Roman"/>
          <w:szCs w:val="24"/>
        </w:rPr>
      </w:pPr>
      <w:r w:rsidRPr="00FC01D9">
        <w:rPr>
          <w:rFonts w:cs="Times New Roman"/>
          <w:szCs w:val="24"/>
        </w:rPr>
        <w:t>Abstract</w:t>
      </w:r>
    </w:p>
    <w:p w14:paraId="41B8514C" w14:textId="0F981E83" w:rsidR="004B57A9" w:rsidRDefault="70E1D292" w:rsidP="0076674D">
      <w:pPr>
        <w:pStyle w:val="AbstractText"/>
        <w:adjustRightInd w:val="0"/>
        <w:snapToGrid w:val="0"/>
        <w:spacing w:after="0" w:line="360" w:lineRule="auto"/>
        <w:rPr>
          <w:rFonts w:cs="Times New Roman"/>
          <w:sz w:val="24"/>
          <w:szCs w:val="24"/>
        </w:rPr>
      </w:pPr>
      <w:r w:rsidRPr="70E1D292">
        <w:rPr>
          <w:rFonts w:cs="Times New Roman"/>
          <w:sz w:val="24"/>
          <w:szCs w:val="24"/>
        </w:rPr>
        <w:t>Substantial urban expansion is expected in global drylands</w:t>
      </w:r>
      <w:r w:rsidR="00641C7F" w:rsidRPr="70E1D292">
        <w:rPr>
          <w:rFonts w:cs="Times New Roman"/>
          <w:sz w:val="24"/>
          <w:szCs w:val="24"/>
        </w:rPr>
        <w:t xml:space="preserve">, </w:t>
      </w:r>
      <w:r w:rsidR="00C23DC8">
        <w:rPr>
          <w:rFonts w:cs="Times New Roman"/>
          <w:sz w:val="24"/>
          <w:szCs w:val="24"/>
        </w:rPr>
        <w:t>where</w:t>
      </w:r>
      <w:r w:rsidR="00C23DC8" w:rsidRPr="70E1D292">
        <w:rPr>
          <w:rFonts w:cs="Times New Roman"/>
          <w:sz w:val="24"/>
          <w:szCs w:val="24"/>
        </w:rPr>
        <w:t xml:space="preserve"> </w:t>
      </w:r>
      <w:r w:rsidR="00641C7F" w:rsidRPr="70E1D292">
        <w:rPr>
          <w:rFonts w:cs="Times New Roman"/>
          <w:sz w:val="24"/>
          <w:szCs w:val="24"/>
        </w:rPr>
        <w:t xml:space="preserve">scarce water supplies </w:t>
      </w:r>
      <w:r w:rsidR="00A351C4" w:rsidRPr="70E1D292">
        <w:rPr>
          <w:rFonts w:cs="Times New Roman"/>
          <w:sz w:val="24"/>
          <w:szCs w:val="24"/>
        </w:rPr>
        <w:t>are</w:t>
      </w:r>
      <w:r w:rsidR="00B31178" w:rsidRPr="70E1D292">
        <w:rPr>
          <w:rFonts w:cs="Times New Roman"/>
          <w:sz w:val="24"/>
          <w:szCs w:val="24"/>
        </w:rPr>
        <w:t xml:space="preserve"> becoming increasingly uncertain.  Although often portrayed as an external demographic forecast or a fixed carrying capacity, </w:t>
      </w:r>
      <w:r w:rsidR="000E11E4">
        <w:rPr>
          <w:rFonts w:cs="Times New Roman"/>
          <w:sz w:val="24"/>
          <w:szCs w:val="24"/>
        </w:rPr>
        <w:t>urban development capacity</w:t>
      </w:r>
      <w:r w:rsidR="00B31178" w:rsidRPr="70E1D292">
        <w:rPr>
          <w:rFonts w:cs="Times New Roman"/>
          <w:sz w:val="24"/>
          <w:szCs w:val="24"/>
        </w:rPr>
        <w:t xml:space="preserve"> is a conditional outcome of hydrolog</w:t>
      </w:r>
      <w:r w:rsidR="00C84E58">
        <w:rPr>
          <w:rFonts w:cs="Times New Roman"/>
          <w:sz w:val="24"/>
          <w:szCs w:val="24"/>
        </w:rPr>
        <w:t>y</w:t>
      </w:r>
      <w:r w:rsidR="00B31178" w:rsidRPr="70E1D292">
        <w:rPr>
          <w:rFonts w:cs="Times New Roman"/>
          <w:sz w:val="24"/>
          <w:szCs w:val="24"/>
        </w:rPr>
        <w:t>, sustainability standards, and policy choices</w:t>
      </w:r>
      <w:r w:rsidR="009A24AB" w:rsidRPr="70E1D292">
        <w:rPr>
          <w:rFonts w:cs="Times New Roman"/>
          <w:sz w:val="24"/>
          <w:szCs w:val="24"/>
        </w:rPr>
        <w:t xml:space="preserve">. </w:t>
      </w:r>
      <w:r w:rsidR="00B31178" w:rsidRPr="70E1D292">
        <w:rPr>
          <w:rFonts w:cs="Times New Roman"/>
          <w:sz w:val="24"/>
          <w:szCs w:val="24"/>
        </w:rPr>
        <w:t xml:space="preserve"> </w:t>
      </w:r>
      <w:r w:rsidR="000E6E29">
        <w:rPr>
          <w:rFonts w:cs="Times New Roman"/>
          <w:sz w:val="24"/>
          <w:szCs w:val="24"/>
        </w:rPr>
        <w:t>We conceptualize development capacity as a groundwater-constrained population growth frontier</w:t>
      </w:r>
      <w:r w:rsidR="001A23AF">
        <w:rPr>
          <w:rFonts w:cs="Times New Roman"/>
          <w:sz w:val="24"/>
          <w:szCs w:val="24"/>
        </w:rPr>
        <w:t>, or</w:t>
      </w:r>
      <w:r w:rsidR="000E6E29">
        <w:rPr>
          <w:rFonts w:cs="Times New Roman"/>
          <w:sz w:val="24"/>
          <w:szCs w:val="24"/>
        </w:rPr>
        <w:t xml:space="preserve"> the relationship between population and the number of years groundwater pumping can be sustained.  We </w:t>
      </w:r>
      <w:r w:rsidR="000071F6">
        <w:rPr>
          <w:rFonts w:cs="Times New Roman"/>
          <w:sz w:val="24"/>
          <w:szCs w:val="24"/>
        </w:rPr>
        <w:t>explore</w:t>
      </w:r>
      <w:r w:rsidR="000E6E29">
        <w:rPr>
          <w:rFonts w:cs="Times New Roman"/>
          <w:sz w:val="24"/>
          <w:szCs w:val="24"/>
        </w:rPr>
        <w:t xml:space="preserve"> how this frontier changes under increasingly stringent groundwater sustainability standards, climate-related reductions in river flows, and policies.  Using the WaterSim5 model, we </w:t>
      </w:r>
      <w:r w:rsidR="00440367">
        <w:rPr>
          <w:rFonts w:cs="Times New Roman"/>
          <w:sz w:val="24"/>
          <w:szCs w:val="24"/>
        </w:rPr>
        <w:t>simulated</w:t>
      </w:r>
      <w:r w:rsidR="000E6E29">
        <w:rPr>
          <w:rFonts w:cs="Times New Roman"/>
          <w:sz w:val="24"/>
          <w:szCs w:val="24"/>
        </w:rPr>
        <w:t xml:space="preserve"> 24,300 factorial </w:t>
      </w:r>
      <w:r w:rsidR="00440367">
        <w:rPr>
          <w:rFonts w:cs="Times New Roman"/>
          <w:sz w:val="24"/>
          <w:szCs w:val="24"/>
        </w:rPr>
        <w:t>combinations of population growth,</w:t>
      </w:r>
      <w:r w:rsidR="00C1614D">
        <w:rPr>
          <w:rFonts w:cs="Times New Roman"/>
          <w:sz w:val="24"/>
          <w:szCs w:val="24"/>
        </w:rPr>
        <w:t xml:space="preserve"> river flows, and water policies </w:t>
      </w:r>
      <w:r w:rsidR="000E6E29">
        <w:rPr>
          <w:rFonts w:cs="Times New Roman"/>
          <w:sz w:val="24"/>
          <w:szCs w:val="24"/>
        </w:rPr>
        <w:t xml:space="preserve">for the Phoenix Metropolitan Region, Arizona, through 2060.  </w:t>
      </w:r>
      <w:r w:rsidR="00C03075">
        <w:rPr>
          <w:rFonts w:cs="Times New Roman"/>
          <w:sz w:val="24"/>
          <w:szCs w:val="24"/>
        </w:rPr>
        <w:t>T</w:t>
      </w:r>
      <w:r w:rsidR="000071F6" w:rsidRPr="70E1D292">
        <w:rPr>
          <w:rFonts w:cs="Times New Roman"/>
          <w:sz w:val="24"/>
          <w:szCs w:val="24"/>
        </w:rPr>
        <w:t xml:space="preserve">he median </w:t>
      </w:r>
      <w:del w:id="0" w:author="Joshua Gilman" w:date="2026-10-09T14:09:00Z" w16du:dateUtc="2026-10-09T21:09:00Z">
        <w:r w:rsidR="000071F6" w:rsidRPr="70E1D292" w:rsidDel="00EC4B83">
          <w:rPr>
            <w:rFonts w:cs="Times New Roman"/>
            <w:sz w:val="24"/>
            <w:szCs w:val="24"/>
          </w:rPr>
          <w:delText xml:space="preserve">supportable </w:delText>
        </w:r>
      </w:del>
      <w:ins w:id="1" w:author="Joshua Gilman" w:date="2026-10-09T14:09:00Z" w16du:dateUtc="2026-10-09T21:09:00Z">
        <w:r w:rsidR="00EC4B83">
          <w:rPr>
            <w:rFonts w:cs="Times New Roman"/>
            <w:sz w:val="24"/>
            <w:szCs w:val="24"/>
          </w:rPr>
          <w:t>projected</w:t>
        </w:r>
        <w:r w:rsidR="00EC4B83" w:rsidRPr="70E1D292">
          <w:rPr>
            <w:rFonts w:cs="Times New Roman"/>
            <w:sz w:val="24"/>
            <w:szCs w:val="24"/>
          </w:rPr>
          <w:t xml:space="preserve"> </w:t>
        </w:r>
      </w:ins>
      <w:r w:rsidR="000071F6" w:rsidRPr="70E1D292">
        <w:rPr>
          <w:rFonts w:cs="Times New Roman"/>
          <w:sz w:val="24"/>
          <w:szCs w:val="24"/>
        </w:rPr>
        <w:t xml:space="preserve">population declined from about 9.1 to 4.5 million as the number of years groundwater pumping could be sustained increased from 45 to 100 years, with the </w:t>
      </w:r>
      <w:r w:rsidR="000071F6">
        <w:rPr>
          <w:rFonts w:cs="Times New Roman"/>
          <w:sz w:val="24"/>
          <w:szCs w:val="24"/>
        </w:rPr>
        <w:t>largest declines occurring</w:t>
      </w:r>
      <w:r w:rsidR="000071F6" w:rsidRPr="70E1D292">
        <w:rPr>
          <w:rFonts w:cs="Times New Roman"/>
          <w:sz w:val="24"/>
          <w:szCs w:val="24"/>
        </w:rPr>
        <w:t xml:space="preserve"> above 80 years.  </w:t>
      </w:r>
      <w:r w:rsidR="00440367">
        <w:rPr>
          <w:rFonts w:cs="Times New Roman"/>
          <w:sz w:val="24"/>
          <w:szCs w:val="24"/>
        </w:rPr>
        <w:t>Reduced</w:t>
      </w:r>
      <w:r w:rsidR="000071F6">
        <w:rPr>
          <w:rFonts w:cs="Times New Roman"/>
          <w:sz w:val="24"/>
          <w:szCs w:val="24"/>
        </w:rPr>
        <w:t xml:space="preserve"> river flows </w:t>
      </w:r>
      <w:r w:rsidR="000B286C">
        <w:rPr>
          <w:rFonts w:cs="Times New Roman"/>
          <w:sz w:val="24"/>
          <w:szCs w:val="24"/>
        </w:rPr>
        <w:t xml:space="preserve">further </w:t>
      </w:r>
      <w:r w:rsidR="000071F6">
        <w:rPr>
          <w:rFonts w:cs="Times New Roman"/>
          <w:sz w:val="24"/>
          <w:szCs w:val="24"/>
        </w:rPr>
        <w:t xml:space="preserve">contracted the frontier, although effects varied across </w:t>
      </w:r>
      <w:r w:rsidR="00C03075">
        <w:rPr>
          <w:rFonts w:cs="Times New Roman"/>
          <w:sz w:val="24"/>
          <w:szCs w:val="24"/>
        </w:rPr>
        <w:t>groundwater standards and alternative policies</w:t>
      </w:r>
      <w:r w:rsidR="000071F6">
        <w:rPr>
          <w:rFonts w:cs="Times New Roman"/>
          <w:sz w:val="24"/>
          <w:szCs w:val="24"/>
        </w:rPr>
        <w:t>.</w:t>
      </w:r>
      <w:r w:rsidR="00C03075">
        <w:rPr>
          <w:rFonts w:cs="Times New Roman"/>
          <w:sz w:val="24"/>
          <w:szCs w:val="24"/>
        </w:rPr>
        <w:t xml:space="preserve">  Agriculture-to-urban water transfers produced the clearest expansion of the feasible population range, but no tested policy portfolio </w:t>
      </w:r>
      <w:r w:rsidR="00EC11F2">
        <w:rPr>
          <w:rFonts w:cs="Times New Roman"/>
          <w:sz w:val="24"/>
          <w:szCs w:val="24"/>
        </w:rPr>
        <w:t xml:space="preserve">eliminated the contraction associated </w:t>
      </w:r>
      <w:r w:rsidR="00EC11F2">
        <w:rPr>
          <w:rFonts w:cs="Times New Roman"/>
          <w:sz w:val="24"/>
          <w:szCs w:val="24"/>
        </w:rPr>
        <w:lastRenderedPageBreak/>
        <w:t xml:space="preserve">with more stringent sustainability standards and reduced river flows.  </w:t>
      </w:r>
      <w:r w:rsidR="005B6743">
        <w:rPr>
          <w:rFonts w:cs="Times New Roman"/>
          <w:sz w:val="24"/>
          <w:szCs w:val="24"/>
        </w:rPr>
        <w:t>Under the most stringent sustainability standard evaluated—100 years of groundwater pumping sustained after 2060—</w:t>
      </w:r>
      <w:r w:rsidR="00EC11F2">
        <w:rPr>
          <w:rFonts w:cs="Times New Roman"/>
          <w:sz w:val="24"/>
          <w:szCs w:val="24"/>
        </w:rPr>
        <w:t xml:space="preserve">the best-case upper bound of the frontier was about 5.8 million people, compared to a current regional population of about 5 million.  </w:t>
      </w:r>
      <w:r w:rsidR="000224CB">
        <w:rPr>
          <w:rFonts w:cs="Times New Roman"/>
          <w:sz w:val="24"/>
          <w:szCs w:val="24"/>
        </w:rPr>
        <w:t>The</w:t>
      </w:r>
      <w:r w:rsidR="00AC32F6" w:rsidRPr="70E1D292">
        <w:rPr>
          <w:rFonts w:cs="Times New Roman"/>
          <w:sz w:val="24"/>
          <w:szCs w:val="24"/>
        </w:rPr>
        <w:t xml:space="preserve"> </w:t>
      </w:r>
      <w:r w:rsidR="0076674D" w:rsidRPr="70E1D292">
        <w:rPr>
          <w:rFonts w:cs="Times New Roman"/>
          <w:sz w:val="24"/>
          <w:szCs w:val="24"/>
        </w:rPr>
        <w:t xml:space="preserve">growth frontier framework </w:t>
      </w:r>
      <w:r w:rsidR="000C383B" w:rsidRPr="70E1D292">
        <w:rPr>
          <w:rFonts w:cs="Times New Roman"/>
          <w:sz w:val="24"/>
          <w:szCs w:val="24"/>
        </w:rPr>
        <w:t>offers a potentially</w:t>
      </w:r>
      <w:r w:rsidR="0076674D" w:rsidRPr="70E1D292">
        <w:rPr>
          <w:rFonts w:cs="Times New Roman"/>
          <w:sz w:val="24"/>
          <w:szCs w:val="24"/>
        </w:rPr>
        <w:t xml:space="preserve"> transferable </w:t>
      </w:r>
      <w:r w:rsidR="000C383B" w:rsidRPr="70E1D292">
        <w:rPr>
          <w:rFonts w:cs="Times New Roman"/>
          <w:sz w:val="24"/>
          <w:szCs w:val="24"/>
        </w:rPr>
        <w:t xml:space="preserve">approach </w:t>
      </w:r>
      <w:r w:rsidR="00F63FF8">
        <w:rPr>
          <w:rFonts w:cs="Times New Roman"/>
          <w:sz w:val="24"/>
          <w:szCs w:val="24"/>
        </w:rPr>
        <w:t xml:space="preserve">for studying </w:t>
      </w:r>
      <w:r w:rsidR="00FA0C1F" w:rsidRPr="70E1D292">
        <w:rPr>
          <w:rFonts w:cs="Times New Roman"/>
          <w:sz w:val="24"/>
          <w:szCs w:val="24"/>
        </w:rPr>
        <w:t>urban sustainability</w:t>
      </w:r>
      <w:r w:rsidR="0076674D" w:rsidRPr="70E1D292">
        <w:rPr>
          <w:rFonts w:cs="Times New Roman"/>
          <w:sz w:val="24"/>
          <w:szCs w:val="24"/>
        </w:rPr>
        <w:t xml:space="preserve"> in dryland </w:t>
      </w:r>
      <w:r w:rsidR="000C383B" w:rsidRPr="70E1D292">
        <w:rPr>
          <w:rFonts w:cs="Times New Roman"/>
          <w:sz w:val="24"/>
          <w:szCs w:val="24"/>
        </w:rPr>
        <w:t>regions</w:t>
      </w:r>
      <w:r w:rsidR="0076674D" w:rsidRPr="70E1D292">
        <w:rPr>
          <w:rFonts w:cs="Times New Roman"/>
          <w:sz w:val="24"/>
          <w:szCs w:val="24"/>
        </w:rPr>
        <w:t>.</w:t>
      </w:r>
    </w:p>
    <w:p w14:paraId="5713AC05" w14:textId="77777777" w:rsidR="000C383B" w:rsidRPr="004B57A9" w:rsidRDefault="000C383B" w:rsidP="0076674D">
      <w:pPr>
        <w:pStyle w:val="AbstractText"/>
        <w:adjustRightInd w:val="0"/>
        <w:snapToGrid w:val="0"/>
        <w:spacing w:after="0" w:line="360" w:lineRule="auto"/>
        <w:rPr>
          <w:rFonts w:cs="Times New Roman"/>
          <w:sz w:val="24"/>
          <w:szCs w:val="24"/>
        </w:rPr>
      </w:pPr>
    </w:p>
    <w:p w14:paraId="28BB2CBC" w14:textId="77777777" w:rsidR="004B57A9" w:rsidRPr="004B57A9" w:rsidRDefault="003C05F6" w:rsidP="004B57A9">
      <w:pPr>
        <w:pStyle w:val="AbstractText"/>
        <w:adjustRightInd w:val="0"/>
        <w:snapToGrid w:val="0"/>
        <w:spacing w:after="0" w:line="360" w:lineRule="auto"/>
        <w:rPr>
          <w:rFonts w:cs="Times New Roman"/>
          <w:sz w:val="24"/>
          <w:szCs w:val="24"/>
        </w:rPr>
      </w:pPr>
      <w:r w:rsidRPr="00574C51">
        <w:rPr>
          <w:rFonts w:cs="Times New Roman"/>
          <w:b/>
          <w:bCs/>
          <w:sz w:val="24"/>
          <w:szCs w:val="24"/>
        </w:rPr>
        <w:t>Keywords</w:t>
      </w:r>
      <w:r w:rsidRPr="004B57A9">
        <w:rPr>
          <w:rFonts w:cs="Times New Roman"/>
          <w:sz w:val="24"/>
          <w:szCs w:val="24"/>
        </w:rPr>
        <w:t>: Dryland urban sustainability; urban water management; groundwater sustainability; population growth frontier; climate adaptation; exploratory modeling</w:t>
      </w:r>
    </w:p>
    <w:p w14:paraId="2FAFF7DF" w14:textId="77777777" w:rsidR="00AE7971" w:rsidRDefault="00AE7971" w:rsidP="00372206">
      <w:pPr>
        <w:pStyle w:val="AbstractText"/>
        <w:adjustRightInd w:val="0"/>
        <w:snapToGrid w:val="0"/>
        <w:spacing w:after="0" w:line="360" w:lineRule="auto"/>
        <w:rPr>
          <w:rFonts w:cs="Times New Roman"/>
          <w:b/>
          <w:bCs/>
          <w:sz w:val="24"/>
          <w:szCs w:val="24"/>
        </w:rPr>
      </w:pPr>
    </w:p>
    <w:p w14:paraId="0CC4FC1C" w14:textId="77777777" w:rsidR="00AA24AA" w:rsidRPr="00FC59DA" w:rsidRDefault="00AA24AA" w:rsidP="00372206">
      <w:pPr>
        <w:pStyle w:val="AbstractText"/>
        <w:adjustRightInd w:val="0"/>
        <w:snapToGrid w:val="0"/>
        <w:spacing w:after="0" w:line="360" w:lineRule="auto"/>
        <w:rPr>
          <w:rFonts w:cs="Times New Roman"/>
          <w:sz w:val="24"/>
          <w:szCs w:val="24"/>
        </w:rPr>
      </w:pPr>
    </w:p>
    <w:p w14:paraId="7C086655" w14:textId="77777777" w:rsidR="004653CF" w:rsidRPr="00FC59DA" w:rsidRDefault="003C05F6" w:rsidP="00BF0121">
      <w:pPr>
        <w:pStyle w:val="Heading1"/>
        <w:adjustRightInd w:val="0"/>
        <w:snapToGrid w:val="0"/>
        <w:spacing w:before="0" w:after="0" w:line="360" w:lineRule="auto"/>
        <w:rPr>
          <w:rFonts w:cs="Times New Roman"/>
          <w:szCs w:val="24"/>
        </w:rPr>
      </w:pPr>
      <w:r w:rsidRPr="00FC59DA">
        <w:rPr>
          <w:rFonts w:cs="Times New Roman"/>
          <w:szCs w:val="24"/>
        </w:rPr>
        <w:t>1. Introduction</w:t>
      </w:r>
    </w:p>
    <w:p w14:paraId="694AB281" w14:textId="4D62C668" w:rsidR="004653CF" w:rsidRPr="00FC59DA" w:rsidRDefault="003C05F6" w:rsidP="0041303E">
      <w:pPr>
        <w:adjustRightInd w:val="0"/>
        <w:snapToGrid w:val="0"/>
        <w:spacing w:after="0" w:line="360" w:lineRule="auto"/>
        <w:rPr>
          <w:rFonts w:cs="Times New Roman"/>
          <w:sz w:val="24"/>
          <w:szCs w:val="24"/>
        </w:rPr>
      </w:pPr>
      <w:r>
        <w:rPr>
          <w:rFonts w:cs="Times New Roman"/>
          <w:sz w:val="24"/>
          <w:szCs w:val="24"/>
        </w:rPr>
        <w:t>D</w:t>
      </w:r>
      <w:r w:rsidRPr="00C96840">
        <w:rPr>
          <w:rFonts w:cs="Times New Roman"/>
          <w:sz w:val="24"/>
          <w:szCs w:val="24"/>
        </w:rPr>
        <w:t>rylands</w:t>
      </w:r>
      <w:r w:rsidR="009461D2">
        <w:rPr>
          <w:rFonts w:cs="Times New Roman"/>
          <w:sz w:val="24"/>
          <w:szCs w:val="24"/>
        </w:rPr>
        <w:t xml:space="preserve">—including </w:t>
      </w:r>
      <w:r w:rsidR="00DE1083">
        <w:rPr>
          <w:rFonts w:cs="Times New Roman"/>
          <w:sz w:val="24"/>
          <w:szCs w:val="24"/>
        </w:rPr>
        <w:t>hyper</w:t>
      </w:r>
      <w:r w:rsidR="00BF3002">
        <w:rPr>
          <w:rFonts w:cs="Times New Roman"/>
          <w:sz w:val="24"/>
          <w:szCs w:val="24"/>
        </w:rPr>
        <w:t>-</w:t>
      </w:r>
      <w:r w:rsidR="00DE1083">
        <w:rPr>
          <w:rFonts w:cs="Times New Roman"/>
          <w:sz w:val="24"/>
          <w:szCs w:val="24"/>
        </w:rPr>
        <w:t xml:space="preserve">arid, </w:t>
      </w:r>
      <w:r w:rsidR="009461D2" w:rsidRPr="009461D2">
        <w:rPr>
          <w:rFonts w:cs="Times New Roman"/>
          <w:sz w:val="24"/>
          <w:szCs w:val="24"/>
        </w:rPr>
        <w:t>arid, semi</w:t>
      </w:r>
      <w:r w:rsidR="00BF3002">
        <w:rPr>
          <w:rFonts w:cs="Times New Roman"/>
          <w:sz w:val="24"/>
          <w:szCs w:val="24"/>
        </w:rPr>
        <w:t>-</w:t>
      </w:r>
      <w:r w:rsidR="009461D2" w:rsidRPr="009461D2">
        <w:rPr>
          <w:rFonts w:cs="Times New Roman"/>
          <w:sz w:val="24"/>
          <w:szCs w:val="24"/>
        </w:rPr>
        <w:t>arid, and dry sub</w:t>
      </w:r>
      <w:r w:rsidR="00BF3002">
        <w:rPr>
          <w:rFonts w:cs="Times New Roman"/>
          <w:sz w:val="24"/>
          <w:szCs w:val="24"/>
        </w:rPr>
        <w:t>-</w:t>
      </w:r>
      <w:r w:rsidR="009461D2" w:rsidRPr="009461D2">
        <w:rPr>
          <w:rFonts w:cs="Times New Roman"/>
          <w:sz w:val="24"/>
          <w:szCs w:val="24"/>
        </w:rPr>
        <w:t xml:space="preserve">humid </w:t>
      </w:r>
      <w:r w:rsidR="00DE1083">
        <w:rPr>
          <w:rFonts w:cs="Times New Roman"/>
          <w:sz w:val="24"/>
          <w:szCs w:val="24"/>
        </w:rPr>
        <w:t>areas</w:t>
      </w:r>
      <w:r w:rsidR="009461D2">
        <w:rPr>
          <w:rFonts w:cs="Times New Roman"/>
          <w:sz w:val="24"/>
          <w:szCs w:val="24"/>
        </w:rPr>
        <w:t xml:space="preserve">—cover </w:t>
      </w:r>
      <w:r w:rsidR="00C96840" w:rsidRPr="00C96840">
        <w:rPr>
          <w:rFonts w:cs="Times New Roman"/>
          <w:sz w:val="24"/>
          <w:szCs w:val="24"/>
        </w:rPr>
        <w:t xml:space="preserve">41% of the global land surface </w:t>
      </w:r>
      <w:r w:rsidR="009461D2">
        <w:rPr>
          <w:rFonts w:cs="Times New Roman"/>
          <w:sz w:val="24"/>
          <w:szCs w:val="24"/>
        </w:rPr>
        <w:t xml:space="preserve">and </w:t>
      </w:r>
      <w:r w:rsidR="00C96840" w:rsidRPr="00C96840">
        <w:rPr>
          <w:rFonts w:cs="Times New Roman"/>
          <w:sz w:val="24"/>
          <w:szCs w:val="24"/>
        </w:rPr>
        <w:t xml:space="preserve">are </w:t>
      </w:r>
      <w:r w:rsidR="009461D2">
        <w:rPr>
          <w:rFonts w:cs="Times New Roman"/>
          <w:sz w:val="24"/>
          <w:szCs w:val="24"/>
        </w:rPr>
        <w:t>home to about 38% of the world’s population</w:t>
      </w:r>
      <w:r w:rsidR="00C96840" w:rsidRPr="00C96840">
        <w:rPr>
          <w:rFonts w:cs="Times New Roman"/>
          <w:sz w:val="24"/>
          <w:szCs w:val="24"/>
        </w:rPr>
        <w:t xml:space="preserve"> </w:t>
      </w:r>
      <w:r>
        <w:rPr>
          <w:rFonts w:cs="Times New Roman"/>
          <w:sz w:val="24"/>
          <w:szCs w:val="24"/>
        </w:rPr>
        <w:fldChar w:fldCharType="begin">
          <w:fldData xml:space="preserve">PEVuZE5vdGU+PENpdGU+PEF1dGhvcj5NRUE8L0F1dGhvcj48WWVhcj4yMDA1PC9ZZWFyPjxSZWNO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</w:fldData>
        </w:fldChar>
      </w:r>
      <w:r w:rsidR="000743D0">
        <w:rPr>
          <w:rFonts w:cs="Times New Roman"/>
          <w:sz w:val="24"/>
          <w:szCs w:val="24"/>
        </w:rPr>
        <w:instrText xml:space="preserve"> ADDIN EN.CITE </w:instrText>
      </w:r>
      <w:r w:rsidR="000743D0">
        <w:rPr>
          <w:rFonts w:cs="Times New Roman"/>
          <w:sz w:val="24"/>
          <w:szCs w:val="24"/>
        </w:rPr>
        <w:fldChar w:fldCharType="begin">
          <w:fldData xml:space="preserve">PEVuZE5vdGU+PENpdGU+PEF1dGhvcj5NRUE8L0F1dGhvcj48WWVhcj4yMDA1PC9ZZWFyPjxSZWNO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</w:fldData>
        </w:fldChar>
      </w:r>
      <w:r w:rsidR="000743D0">
        <w:rPr>
          <w:rFonts w:cs="Times New Roman"/>
          <w:sz w:val="24"/>
          <w:szCs w:val="24"/>
        </w:rPr>
        <w:instrText xml:space="preserve"> ADDIN EN.CITE.DATA </w:instrText>
      </w:r>
      <w:r w:rsidR="000743D0">
        <w:rPr>
          <w:rFonts w:cs="Times New Roman"/>
          <w:sz w:val="24"/>
          <w:szCs w:val="24"/>
        </w:rPr>
      </w:r>
      <w:r w:rsidR="000743D0">
        <w:rPr>
          <w:rFonts w:cs="Times New Roman"/>
          <w:sz w:val="24"/>
          <w:szCs w:val="24"/>
        </w:rPr>
        <w:fldChar w:fldCharType="end"/>
      </w:r>
      <w:r>
        <w:rPr>
          <w:rFonts w:cs="Times New Roman"/>
          <w:sz w:val="24"/>
          <w:szCs w:val="24"/>
        </w:rPr>
      </w:r>
      <w:r>
        <w:rPr>
          <w:rFonts w:cs="Times New Roman"/>
          <w:sz w:val="24"/>
          <w:szCs w:val="24"/>
        </w:rPr>
        <w:fldChar w:fldCharType="separate"/>
      </w:r>
      <w:r w:rsidR="000743D0">
        <w:rPr>
          <w:rFonts w:cs="Times New Roman"/>
          <w:noProof/>
          <w:sz w:val="24"/>
          <w:szCs w:val="24"/>
        </w:rPr>
        <w:t>(MEA 2005; Mirzabaev et al. 2022)</w:t>
      </w:r>
      <w:r>
        <w:rPr>
          <w:rFonts w:cs="Times New Roman"/>
          <w:sz w:val="24"/>
          <w:szCs w:val="24"/>
        </w:rPr>
        <w:fldChar w:fldCharType="end"/>
      </w:r>
      <w:r w:rsidR="00C96840" w:rsidRPr="00C96840">
        <w:rPr>
          <w:rFonts w:cs="Times New Roman"/>
          <w:sz w:val="24"/>
          <w:szCs w:val="24"/>
        </w:rPr>
        <w:t xml:space="preserve">.  </w:t>
      </w:r>
      <w:r w:rsidR="00527C4F" w:rsidRPr="00FC59DA">
        <w:rPr>
          <w:rFonts w:cs="Times New Roman"/>
          <w:sz w:val="24"/>
          <w:szCs w:val="24"/>
        </w:rPr>
        <w:t>Water scarcity</w:t>
      </w:r>
      <w:r w:rsidR="00527C4F">
        <w:rPr>
          <w:rFonts w:cs="Times New Roman"/>
          <w:sz w:val="24"/>
          <w:szCs w:val="24"/>
        </w:rPr>
        <w:t xml:space="preserve"> is </w:t>
      </w:r>
      <w:r w:rsidR="00527C4F" w:rsidRPr="00FC59DA">
        <w:rPr>
          <w:rFonts w:cs="Times New Roman"/>
          <w:sz w:val="24"/>
          <w:szCs w:val="24"/>
        </w:rPr>
        <w:t xml:space="preserve">a defining feature of drylands, </w:t>
      </w:r>
      <w:r w:rsidR="004B6850">
        <w:rPr>
          <w:rFonts w:cs="Times New Roman"/>
          <w:sz w:val="24"/>
          <w:szCs w:val="24"/>
        </w:rPr>
        <w:t>which constrains</w:t>
      </w:r>
      <w:r w:rsidR="00527C4F" w:rsidRPr="00FC59DA">
        <w:rPr>
          <w:rFonts w:cs="Times New Roman"/>
          <w:sz w:val="24"/>
          <w:szCs w:val="24"/>
        </w:rPr>
        <w:t xml:space="preserve"> ecosystem processes, agricultural production, </w:t>
      </w:r>
      <w:r w:rsidR="00527C4F">
        <w:rPr>
          <w:rFonts w:cs="Times New Roman"/>
          <w:sz w:val="24"/>
          <w:szCs w:val="24"/>
        </w:rPr>
        <w:t xml:space="preserve">and urban development and </w:t>
      </w:r>
      <w:r w:rsidR="004B6850">
        <w:rPr>
          <w:rFonts w:cs="Times New Roman"/>
          <w:sz w:val="24"/>
          <w:szCs w:val="24"/>
        </w:rPr>
        <w:t>poses</w:t>
      </w:r>
      <w:r w:rsidR="00527C4F">
        <w:rPr>
          <w:rFonts w:cs="Times New Roman"/>
          <w:sz w:val="24"/>
          <w:szCs w:val="24"/>
        </w:rPr>
        <w:t xml:space="preserve"> grand challenges for </w:t>
      </w:r>
      <w:r w:rsidR="00527C4F" w:rsidRPr="00FC59DA">
        <w:rPr>
          <w:rFonts w:cs="Times New Roman"/>
          <w:sz w:val="24"/>
          <w:szCs w:val="24"/>
        </w:rPr>
        <w:t>human well-being</w:t>
      </w:r>
      <w:r w:rsidR="00527C4F">
        <w:rPr>
          <w:rFonts w:cs="Times New Roman"/>
          <w:sz w:val="24"/>
          <w:szCs w:val="24"/>
        </w:rPr>
        <w:t xml:space="preserve"> and sustainable development</w:t>
      </w:r>
      <w:r w:rsidR="00527C4F" w:rsidRPr="00FC59DA">
        <w:rPr>
          <w:rFonts w:cs="Times New Roman"/>
          <w:sz w:val="24"/>
          <w:szCs w:val="24"/>
        </w:rPr>
        <w:t xml:space="preserve"> </w:t>
      </w:r>
      <w:r>
        <w:rPr>
          <w:rFonts w:cs="Times New Roman"/>
          <w:sz w:val="24"/>
          <w:szCs w:val="24"/>
        </w:rPr>
        <w:fldChar w:fldCharType="begin"/>
      </w:r>
      <w:r w:rsidR="00A92205">
        <w:rPr>
          <w:rFonts w:cs="Times New Roman"/>
          <w:sz w:val="24"/>
          <w:szCs w:val="24"/>
        </w:rPr>
        <w:instrText xml:space="preserve"> ADDIN EN.CITE &lt;EndNote&gt;&lt;Cite&gt;&lt;Author&gt;MEA&lt;/Author&gt;&lt;Year&gt;2005&lt;/Year&gt;&lt;RecNum&gt;87&lt;/RecNum&gt;&lt;DisplayText&gt;(MEA 2005)&lt;/DisplayText&gt;&lt;record&gt;&lt;rec-number&gt;87&lt;/rec-number&gt;&lt;foreign-keys&gt;&lt;key app="EN" db-id="2dza5d5rzv2ether0w9v00tzrt5ssz95sspe" timestamp="1785120274"&gt;87&lt;/key&gt;&lt;/foreign-keys&gt;&lt;ref-type name="Book"&gt;6&lt;/ref-type&gt;&lt;contributors&gt;&lt;authors&gt;&lt;author&gt;MEA&lt;/author&gt;&lt;/authors&gt;&lt;/contributors&gt;&lt;titles&gt;&lt;title&gt;Ecosystems and Human Well-being: Desertification Synthesis&lt;/title&gt;&lt;/titles&gt;&lt;dates&gt;&lt;year&gt;2005&lt;/year&gt;&lt;/dates&gt;&lt;pub-location&gt;Washington, DC&lt;/pub-location&gt;&lt;publisher&gt;World Resources Institute&lt;/publisher&gt;&lt;urls&gt;&lt;/urls&gt;&lt;/record&gt;&lt;/Cite&gt;&lt;/EndNote&gt;</w:instrText>
      </w:r>
      <w:r>
        <w:rPr>
          <w:rFonts w:cs="Times New Roman"/>
          <w:sz w:val="24"/>
          <w:szCs w:val="24"/>
        </w:rPr>
        <w:fldChar w:fldCharType="separate"/>
      </w:r>
      <w:r>
        <w:rPr>
          <w:rFonts w:cs="Times New Roman"/>
          <w:noProof/>
          <w:sz w:val="24"/>
          <w:szCs w:val="24"/>
        </w:rPr>
        <w:t>(MEA 2005)</w:t>
      </w:r>
      <w:r>
        <w:rPr>
          <w:rFonts w:cs="Times New Roman"/>
          <w:sz w:val="24"/>
          <w:szCs w:val="24"/>
        </w:rPr>
        <w:fldChar w:fldCharType="end"/>
      </w:r>
      <w:r w:rsidR="00527C4F" w:rsidRPr="00FC59DA">
        <w:rPr>
          <w:rFonts w:cs="Times New Roman"/>
          <w:sz w:val="24"/>
          <w:szCs w:val="24"/>
        </w:rPr>
        <w:t>.</w:t>
      </w:r>
      <w:r w:rsidR="002279B4">
        <w:rPr>
          <w:rFonts w:cs="Times New Roman"/>
          <w:sz w:val="24"/>
          <w:szCs w:val="24"/>
        </w:rPr>
        <w:t xml:space="preserve">  </w:t>
      </w:r>
      <w:r w:rsidR="00C96840" w:rsidRPr="00C96840">
        <w:rPr>
          <w:rFonts w:cs="Times New Roman"/>
          <w:sz w:val="24"/>
          <w:szCs w:val="24"/>
        </w:rPr>
        <w:t xml:space="preserve">Despite water limitations, </w:t>
      </w:r>
      <w:r w:rsidR="007E4A4B">
        <w:rPr>
          <w:rFonts w:cs="Times New Roman"/>
          <w:sz w:val="24"/>
          <w:szCs w:val="24"/>
        </w:rPr>
        <w:t xml:space="preserve">population growth in </w:t>
      </w:r>
      <w:r w:rsidR="00C96840" w:rsidRPr="00C96840">
        <w:rPr>
          <w:rFonts w:cs="Times New Roman"/>
          <w:sz w:val="24"/>
          <w:szCs w:val="24"/>
        </w:rPr>
        <w:t xml:space="preserve">drylands </w:t>
      </w:r>
      <w:r w:rsidR="007E4A4B">
        <w:rPr>
          <w:rFonts w:cs="Times New Roman"/>
          <w:sz w:val="24"/>
          <w:szCs w:val="24"/>
        </w:rPr>
        <w:t>is</w:t>
      </w:r>
      <w:r w:rsidR="00C96840" w:rsidRPr="00C96840">
        <w:rPr>
          <w:rFonts w:cs="Times New Roman"/>
          <w:sz w:val="24"/>
          <w:szCs w:val="24"/>
        </w:rPr>
        <w:t xml:space="preserve"> projected to </w:t>
      </w:r>
      <w:r w:rsidR="00150F66">
        <w:rPr>
          <w:rFonts w:cs="Times New Roman"/>
          <w:sz w:val="24"/>
          <w:szCs w:val="24"/>
        </w:rPr>
        <w:t>outpace</w:t>
      </w:r>
      <w:r w:rsidR="00C96840" w:rsidRPr="00C96840">
        <w:rPr>
          <w:rFonts w:cs="Times New Roman"/>
          <w:sz w:val="24"/>
          <w:szCs w:val="24"/>
        </w:rPr>
        <w:t xml:space="preserve"> tha</w:t>
      </w:r>
      <w:r w:rsidR="00150F66">
        <w:rPr>
          <w:rFonts w:cs="Times New Roman"/>
          <w:sz w:val="24"/>
          <w:szCs w:val="24"/>
        </w:rPr>
        <w:t>t</w:t>
      </w:r>
      <w:r w:rsidR="00C96840" w:rsidRPr="00C96840">
        <w:rPr>
          <w:rFonts w:cs="Times New Roman"/>
          <w:sz w:val="24"/>
          <w:szCs w:val="24"/>
        </w:rPr>
        <w:t xml:space="preserve"> </w:t>
      </w:r>
      <w:r w:rsidR="007E4A4B">
        <w:rPr>
          <w:rFonts w:cs="Times New Roman"/>
          <w:sz w:val="24"/>
          <w:szCs w:val="24"/>
        </w:rPr>
        <w:t xml:space="preserve">in </w:t>
      </w:r>
      <w:r w:rsidR="00DE1083">
        <w:rPr>
          <w:rFonts w:cs="Times New Roman"/>
          <w:sz w:val="24"/>
          <w:szCs w:val="24"/>
        </w:rPr>
        <w:t>humid regions</w:t>
      </w:r>
      <w:r w:rsidR="00C96840" w:rsidRPr="00C96840">
        <w:rPr>
          <w:rFonts w:cs="Times New Roman"/>
          <w:sz w:val="24"/>
          <w:szCs w:val="24"/>
        </w:rPr>
        <w:t xml:space="preserve">, potentially adding 1.3 billion people by 2050 </w:t>
      </w:r>
      <w:r>
        <w:rPr>
          <w:rFonts w:cs="Times New Roman"/>
          <w:sz w:val="24"/>
          <w:szCs w:val="24"/>
        </w:rPr>
        <w:fldChar w:fldCharType="begin"/>
      </w:r>
      <w:r w:rsidR="00140B35">
        <w:rPr>
          <w:rFonts w:cs="Times New Roman"/>
          <w:sz w:val="24"/>
          <w:szCs w:val="24"/>
        </w:rPr>
        <w:instrText xml:space="preserve"> ADDIN EN.CITE &lt;EndNote&gt;&lt;Cite&gt;&lt;Author&gt;van der Esch&lt;/Author&gt;&lt;Year&gt;2017&lt;/Year&gt;&lt;RecNum&gt;1201&lt;/RecNum&gt;&lt;DisplayText&gt;(van der Esch et al. 2017)&lt;/DisplayText&gt;&lt;record&gt;&lt;rec-number&gt;1201&lt;/rec-number&gt;&lt;foreign-keys&gt;&lt;key app="EN" db-id="esavd0e0ppdrawee92qxvpenxpf9spfs5tvs" timestamp="1730144244" guid="53a03546-2687-4e52-a51d-3af46d92b87e"&gt;1201&lt;/key&gt;&lt;/foreign-keys&gt;&lt;ref-type name="Report"&gt;27&lt;/ref-type&gt;&lt;contributors&gt;&lt;authors&gt;&lt;author&gt;van der Esch, S.&lt;/author&gt;&lt;author&gt;ten Brink, B.&lt;/author&gt;&lt;author&gt;Stehfest, E.&lt;/author&gt;&lt;author&gt;Bakkenes, A.S.&lt;/author&gt;&lt;author&gt;Bouwman, A.&lt;/author&gt;&lt;author&gt;Meijer, J.&lt;/author&gt;&lt;author&gt;Wethoek, H.&lt;/author&gt;&lt;author&gt;van den Berg, M.&lt;/author&gt;&lt;/authors&gt;&lt;/contributors&gt;&lt;titles&gt;&lt;title&gt;Exploring future changes in land use and land condition and the impacts on food, water, climate change and biodiversity: scenarios for the UNCCD Global Land Outlook&lt;/title&gt;&lt;/titles&gt;&lt;dates&gt;&lt;year&gt;2017&lt;/year&gt;&lt;/dates&gt;&lt;pub-location&gt;Hague, Netherlands&lt;/pub-location&gt;&lt;publisher&gt;PBL Netherlands Environmental Assessment Agency&lt;/publisher&gt;&lt;urls&gt;&lt;related-urls&gt;&lt;url&gt;https://www.unccd.int/sites/default/files/2018-06/pbl-2017-exploring-future-changes-in-land-use-and-land-condition-2076.pdf&lt;/url&gt;&lt;/related-urls&gt;&lt;/urls&gt;&lt;/record&gt;&lt;/Cite&gt;&lt;/EndNote&gt;</w:instrText>
      </w:r>
      <w:r>
        <w:rPr>
          <w:rFonts w:cs="Times New Roman"/>
          <w:sz w:val="24"/>
          <w:szCs w:val="24"/>
        </w:rPr>
        <w:fldChar w:fldCharType="separate"/>
      </w:r>
      <w:r>
        <w:rPr>
          <w:rFonts w:cs="Times New Roman"/>
          <w:noProof/>
          <w:sz w:val="24"/>
          <w:szCs w:val="24"/>
        </w:rPr>
        <w:t>(van der Esch et al. 2017)</w:t>
      </w:r>
      <w:r>
        <w:rPr>
          <w:rFonts w:cs="Times New Roman"/>
          <w:sz w:val="24"/>
          <w:szCs w:val="24"/>
        </w:rPr>
        <w:fldChar w:fldCharType="end"/>
      </w:r>
      <w:r>
        <w:rPr>
          <w:rFonts w:cs="Times New Roman"/>
          <w:sz w:val="24"/>
          <w:szCs w:val="24"/>
        </w:rPr>
        <w:t xml:space="preserve">.  </w:t>
      </w:r>
      <w:r w:rsidR="004C3564">
        <w:rPr>
          <w:rFonts w:cs="Times New Roman"/>
          <w:sz w:val="24"/>
          <w:szCs w:val="24"/>
        </w:rPr>
        <w:t xml:space="preserve">Much of the population growth </w:t>
      </w:r>
      <w:r w:rsidR="00430A4C">
        <w:rPr>
          <w:rFonts w:cs="Times New Roman"/>
          <w:sz w:val="24"/>
          <w:szCs w:val="24"/>
        </w:rPr>
        <w:t xml:space="preserve">in drylands </w:t>
      </w:r>
      <w:r w:rsidR="004C3564">
        <w:rPr>
          <w:rFonts w:cs="Times New Roman"/>
          <w:sz w:val="24"/>
          <w:szCs w:val="24"/>
        </w:rPr>
        <w:t xml:space="preserve">will be associated with urbanization </w:t>
      </w:r>
      <w:r>
        <w:rPr>
          <w:rFonts w:cs="Times New Roman"/>
          <w:sz w:val="24"/>
          <w:szCs w:val="24"/>
        </w:rPr>
        <w:fldChar w:fldCharType="begin"/>
      </w:r>
      <w:r w:rsidR="004277EB">
        <w:rPr>
          <w:rFonts w:cs="Times New Roman"/>
          <w:sz w:val="24"/>
          <w:szCs w:val="24"/>
        </w:rPr>
        <w:instrText xml:space="preserve"> ADDIN EN.CITE &lt;EndNote&gt;&lt;Cite&gt;&lt;Author&gt;He&lt;/Author&gt;&lt;Year&gt;2021&lt;/Year&gt;&lt;RecNum&gt;21&lt;/RecNum&gt;&lt;DisplayText&gt;(He et al. 2021)&lt;/DisplayText&gt;&lt;record&gt;&lt;rec-number&gt;21&lt;/rec-number&gt;&lt;foreign-keys&gt;&lt;key app="EN" db-id="2dza5d5rzv2ether0w9v00tzrt5ssz95sspe" timestamp="1784337979"&gt;21&lt;/key&gt;&lt;/foreign-keys&gt;&lt;ref-type name="Journal Article"&gt;17&lt;/ref-type&gt;&lt;contributors&gt;&lt;authors&gt;&lt;author&gt;He, Chunyang&lt;/author&gt;&lt;author&gt;Liu, Zhifeng&lt;/author&gt;&lt;author&gt;Wu, Jianguo&lt;/author&gt;&lt;author&gt;Pan, Xinhao&lt;/author&gt;&lt;author&gt;Fang, Zihang&lt;/author&gt;&lt;author&gt;Li, Jingwei&lt;/author&gt;&lt;author&gt;Bryan, Brett A&lt;/author&gt;&lt;/authors&gt;&lt;/contributors&gt;&lt;titles&gt;&lt;title&gt;Future global urban water scarcity and potential solutions&lt;/title&gt;&lt;secondary-title&gt;Nature communications&lt;/secondary-title&gt;&lt;/titles&gt;&lt;periodical&gt;&lt;full-title&gt;Nature communications&lt;/full-title&gt;&lt;abbr-1&gt;Nat Commun&lt;/abbr-1&gt;&lt;/periodical&gt;&lt;pages&gt;4667&lt;/pages&gt;&lt;volume&gt;12&lt;/volume&gt;&lt;dates&gt;&lt;year&gt;2021&lt;/year&gt;&lt;/dates&gt;&lt;isbn&gt;2041-1723&lt;/isbn&gt;&lt;urls&gt;&lt;/urls&gt;&lt;electronic-resource-num&gt;https://doi.org/10.1038/s41467-021-25026-3&lt;/electronic-resource-num&gt;&lt;/record&gt;&lt;/Cite&gt;&lt;/EndNote&gt;</w:instrText>
      </w:r>
      <w:r>
        <w:rPr>
          <w:rFonts w:cs="Times New Roman"/>
          <w:sz w:val="24"/>
          <w:szCs w:val="24"/>
        </w:rPr>
        <w:fldChar w:fldCharType="separate"/>
      </w:r>
      <w:r>
        <w:rPr>
          <w:rFonts w:cs="Times New Roman"/>
          <w:noProof/>
          <w:sz w:val="24"/>
          <w:szCs w:val="24"/>
        </w:rPr>
        <w:t>(He et al. 2021)</w:t>
      </w:r>
      <w:r>
        <w:rPr>
          <w:rFonts w:cs="Times New Roman"/>
          <w:sz w:val="24"/>
          <w:szCs w:val="24"/>
        </w:rPr>
        <w:fldChar w:fldCharType="end"/>
      </w:r>
      <w:r w:rsidR="004C3564">
        <w:rPr>
          <w:rFonts w:cs="Times New Roman"/>
          <w:sz w:val="24"/>
          <w:szCs w:val="24"/>
        </w:rPr>
        <w:t xml:space="preserve">.  </w:t>
      </w:r>
      <w:r w:rsidR="00C96840" w:rsidRPr="00C96840">
        <w:rPr>
          <w:rFonts w:cs="Times New Roman"/>
          <w:sz w:val="24"/>
          <w:szCs w:val="24"/>
        </w:rPr>
        <w:t xml:space="preserve">At the same time, climate change </w:t>
      </w:r>
      <w:r w:rsidR="00430A4C">
        <w:rPr>
          <w:rFonts w:cs="Times New Roman"/>
          <w:sz w:val="24"/>
          <w:szCs w:val="24"/>
        </w:rPr>
        <w:t>continues to alter</w:t>
      </w:r>
      <w:r w:rsidR="00C96840" w:rsidRPr="00C96840">
        <w:rPr>
          <w:rFonts w:cs="Times New Roman"/>
          <w:sz w:val="24"/>
          <w:szCs w:val="24"/>
        </w:rPr>
        <w:t xml:space="preserve"> surface water flows and groundwater recharge in drylands, </w:t>
      </w:r>
      <w:r w:rsidR="00430A4C">
        <w:rPr>
          <w:rFonts w:cs="Times New Roman"/>
          <w:sz w:val="24"/>
          <w:szCs w:val="24"/>
        </w:rPr>
        <w:t>thereby further</w:t>
      </w:r>
      <w:r w:rsidR="00C96840" w:rsidRPr="00C96840">
        <w:rPr>
          <w:rFonts w:cs="Times New Roman"/>
          <w:sz w:val="24"/>
          <w:szCs w:val="24"/>
        </w:rPr>
        <w:t xml:space="preserve"> exacerbat</w:t>
      </w:r>
      <w:r w:rsidR="00430A4C">
        <w:rPr>
          <w:rFonts w:cs="Times New Roman"/>
          <w:sz w:val="24"/>
          <w:szCs w:val="24"/>
        </w:rPr>
        <w:t>ing</w:t>
      </w:r>
      <w:r w:rsidR="00C96840" w:rsidRPr="00C96840">
        <w:rPr>
          <w:rFonts w:cs="Times New Roman"/>
          <w:sz w:val="24"/>
          <w:szCs w:val="24"/>
        </w:rPr>
        <w:t xml:space="preserve"> water scarcity </w:t>
      </w:r>
      <w:r>
        <w:rPr>
          <w:rFonts w:cs="Times New Roman"/>
          <w:sz w:val="24"/>
          <w:szCs w:val="24"/>
        </w:rPr>
        <w:fldChar w:fldCharType="begin"/>
      </w:r>
      <w:r w:rsidR="003F74F3">
        <w:rPr>
          <w:rFonts w:cs="Times New Roman"/>
          <w:sz w:val="24"/>
          <w:szCs w:val="24"/>
        </w:rPr>
        <w:instrText xml:space="preserve"> ADDIN EN.CITE &lt;EndNote&gt;&lt;Cite&gt;&lt;Author&gt;Mirzabaev&lt;/Author&gt;&lt;Year&gt;2022&lt;/Year&gt;&lt;RecNum&gt;88&lt;/RecNum&gt;&lt;DisplayText&gt;(Mirzabaev et al. 2022)&lt;/DisplayText&gt;&lt;record&gt;&lt;rec-number&gt;88&lt;/rec-number&gt;&lt;foreign-keys&gt;&lt;key app="EN" db-id="2dza5d5rzv2ether0w9v00tzrt5ssz95sspe" timestamp="1785120274"&gt;88&lt;/key&gt;&lt;/foreign-keys&gt;&lt;ref-type name="Book Section"&gt;5&lt;/ref-type&gt;&lt;contributors&gt;&lt;authors&gt;&lt;author&gt;Mirzabaev, A.&lt;/author&gt;&lt;author&gt;Stringer, L.C.&lt;/author&gt;&lt;author&gt;Benjaminsen, T.A.&lt;/author&gt;&lt;author&gt;Gonzalez, P.&lt;/author&gt;&lt;author&gt;Harris, R.&lt;/author&gt;&lt;author&gt;Jafari, M.&lt;/author&gt;&lt;author&gt;Stevens, N.&lt;/author&gt;&lt;author&gt;Tirado, C.M.&lt;/author&gt;&lt;author&gt;Zakieldeen, S.&lt;/author&gt;&lt;/authors&gt;&lt;secondary-authors&gt;&lt;author&gt;Pörtner, Hans-Otto&lt;/author&gt;&lt;author&gt;Roberts, Debra C.&lt;/author&gt;&lt;author&gt;Tignor, Melinda&lt;/author&gt;&lt;author&gt;Poloczanska, Elvira S.&lt;/author&gt;&lt;author&gt;Mintenbeck, Katja&lt;/author&gt;&lt;author&gt;Alegría, Andrés&lt;/author&gt;&lt;author&gt;Craig, Marlies&lt;/author&gt;&lt;author&gt;Langsdorf, Stefanie&lt;/author&gt;&lt;author&gt;Löschke, Sina&lt;/author&gt;&lt;author&gt;Möller, Vincent&lt;/author&gt;&lt;author&gt;Okem, Andrew&lt;/author&gt;&lt;author&gt;Rama, Bardhyl&lt;/author&gt;&lt;/secondary-authors&gt;&lt;/contributors&gt;&lt;titles&gt;&lt;title&gt;Cross-Chapter paper 3: Deserts, semiarid areas and desertification&lt;/title&gt;&lt;secondary-title&gt;Climate Change 2022: Impacts, Adaptation and Vulnerability. Contribution of Working Group II to the Sixth Assessment Report of the Intergovernmental Panel on Climate Change.&lt;/secondary-title&gt;&lt;/titles&gt;&lt;pages&gt;2195–2231&lt;/pages&gt;&lt;dates&gt;&lt;year&gt;2022&lt;/year&gt;&lt;/dates&gt;&lt;pub-location&gt;Cambridge (UK)&lt;/pub-location&gt;&lt;publisher&gt;Cambridge University Press&lt;/publisher&gt;&lt;urls&gt;&lt;/urls&gt;&lt;electronic-resource-num&gt;https://doi.org/10.1017/9781009325844.020&lt;/electronic-resource-num&gt;&lt;/record&gt;&lt;/Cite&gt;&lt;/EndNote&gt;</w:instrText>
      </w:r>
      <w:r>
        <w:rPr>
          <w:rFonts w:cs="Times New Roman"/>
          <w:sz w:val="24"/>
          <w:szCs w:val="24"/>
        </w:rPr>
        <w:fldChar w:fldCharType="separate"/>
      </w:r>
      <w:r>
        <w:rPr>
          <w:rFonts w:cs="Times New Roman"/>
          <w:noProof/>
          <w:sz w:val="24"/>
          <w:szCs w:val="24"/>
        </w:rPr>
        <w:t>(Mirzabaev et al. 2022)</w:t>
      </w:r>
      <w:r>
        <w:rPr>
          <w:rFonts w:cs="Times New Roman"/>
          <w:sz w:val="24"/>
          <w:szCs w:val="24"/>
        </w:rPr>
        <w:fldChar w:fldCharType="end"/>
      </w:r>
      <w:r>
        <w:rPr>
          <w:rFonts w:cs="Times New Roman"/>
          <w:sz w:val="24"/>
          <w:szCs w:val="24"/>
        </w:rPr>
        <w:t xml:space="preserve">.  </w:t>
      </w:r>
      <w:r w:rsidR="00F30FA4">
        <w:rPr>
          <w:rFonts w:cs="Times New Roman"/>
          <w:sz w:val="24"/>
          <w:szCs w:val="24"/>
        </w:rPr>
        <w:t xml:space="preserve">In other words, drylands will most likely experience faster urbanization than </w:t>
      </w:r>
      <w:r w:rsidR="00DE1083">
        <w:rPr>
          <w:rFonts w:cs="Times New Roman"/>
          <w:sz w:val="24"/>
          <w:szCs w:val="24"/>
        </w:rPr>
        <w:t>humid</w:t>
      </w:r>
      <w:r w:rsidR="00F30FA4">
        <w:rPr>
          <w:rFonts w:cs="Times New Roman"/>
          <w:sz w:val="24"/>
          <w:szCs w:val="24"/>
        </w:rPr>
        <w:t xml:space="preserve"> regions in </w:t>
      </w:r>
      <w:r w:rsidR="00832C65">
        <w:rPr>
          <w:rFonts w:cs="Times New Roman"/>
          <w:sz w:val="24"/>
          <w:szCs w:val="24"/>
        </w:rPr>
        <w:t xml:space="preserve">the </w:t>
      </w:r>
      <w:r w:rsidR="00F30FA4">
        <w:rPr>
          <w:rFonts w:cs="Times New Roman"/>
          <w:sz w:val="24"/>
          <w:szCs w:val="24"/>
        </w:rPr>
        <w:t>coming decades.</w:t>
      </w:r>
      <w:r w:rsidR="00832C65">
        <w:rPr>
          <w:rFonts w:cs="Times New Roman"/>
          <w:sz w:val="24"/>
          <w:szCs w:val="24"/>
        </w:rPr>
        <w:t xml:space="preserve">  Thus, </w:t>
      </w:r>
      <w:r w:rsidR="00C51A8A" w:rsidRPr="00FC59DA">
        <w:rPr>
          <w:rFonts w:cs="Times New Roman"/>
          <w:sz w:val="24"/>
          <w:szCs w:val="24"/>
        </w:rPr>
        <w:t>whether</w:t>
      </w:r>
      <w:r w:rsidR="00751DC6">
        <w:rPr>
          <w:rFonts w:cs="Times New Roman"/>
          <w:sz w:val="24"/>
          <w:szCs w:val="24"/>
        </w:rPr>
        <w:t xml:space="preserve">, </w:t>
      </w:r>
      <w:r w:rsidR="00C51A8A" w:rsidRPr="00FC59DA">
        <w:rPr>
          <w:rFonts w:cs="Times New Roman"/>
          <w:sz w:val="24"/>
          <w:szCs w:val="24"/>
        </w:rPr>
        <w:t>and under what conditions</w:t>
      </w:r>
      <w:r w:rsidR="00751DC6">
        <w:rPr>
          <w:rFonts w:cs="Times New Roman"/>
          <w:sz w:val="24"/>
          <w:szCs w:val="24"/>
        </w:rPr>
        <w:t xml:space="preserve">, </w:t>
      </w:r>
      <w:r w:rsidR="00832C65">
        <w:rPr>
          <w:rFonts w:cs="Times New Roman"/>
          <w:sz w:val="24"/>
          <w:szCs w:val="24"/>
        </w:rPr>
        <w:t xml:space="preserve">urban </w:t>
      </w:r>
      <w:r w:rsidR="00C51A8A" w:rsidRPr="00FC59DA">
        <w:rPr>
          <w:rFonts w:cs="Times New Roman"/>
          <w:sz w:val="24"/>
          <w:szCs w:val="24"/>
        </w:rPr>
        <w:t>growth can remain compatible with long-term water security</w:t>
      </w:r>
      <w:r w:rsidR="00F94712">
        <w:rPr>
          <w:rFonts w:cs="Times New Roman"/>
          <w:sz w:val="24"/>
          <w:szCs w:val="24"/>
        </w:rPr>
        <w:t xml:space="preserve"> in drylands</w:t>
      </w:r>
      <w:r w:rsidR="00832C65">
        <w:rPr>
          <w:rFonts w:cs="Times New Roman"/>
          <w:sz w:val="24"/>
          <w:szCs w:val="24"/>
        </w:rPr>
        <w:t xml:space="preserve"> is a </w:t>
      </w:r>
      <w:r w:rsidR="00832C65" w:rsidRPr="00FC59DA">
        <w:rPr>
          <w:rFonts w:cs="Times New Roman"/>
          <w:sz w:val="24"/>
          <w:szCs w:val="24"/>
        </w:rPr>
        <w:t>central sustainability problem</w:t>
      </w:r>
      <w:r w:rsidR="00CE5341" w:rsidRPr="00C96840">
        <w:rPr>
          <w:rFonts w:cs="Times New Roman"/>
          <w:sz w:val="24"/>
          <w:szCs w:val="24"/>
        </w:rPr>
        <w:t xml:space="preserve">. </w:t>
      </w:r>
    </w:p>
    <w:p w14:paraId="71AEE0CB" w14:textId="5BF7B221" w:rsidR="00F25235" w:rsidRDefault="003C05F6" w:rsidP="00590578">
      <w:pPr>
        <w:adjustRightInd w:val="0"/>
        <w:snapToGrid w:val="0"/>
        <w:spacing w:after="0" w:line="360" w:lineRule="auto"/>
        <w:ind w:firstLine="720"/>
        <w:rPr>
          <w:rFonts w:cs="Times New Roman"/>
          <w:sz w:val="24"/>
          <w:szCs w:val="24"/>
        </w:rPr>
      </w:pPr>
      <w:r>
        <w:rPr>
          <w:rFonts w:cs="Times New Roman"/>
          <w:sz w:val="24"/>
          <w:szCs w:val="24"/>
        </w:rPr>
        <w:t>A key premise for d</w:t>
      </w:r>
      <w:r w:rsidR="003E19E1" w:rsidRPr="003E19E1">
        <w:rPr>
          <w:rFonts w:cs="Times New Roman"/>
          <w:sz w:val="24"/>
          <w:szCs w:val="24"/>
        </w:rPr>
        <w:t xml:space="preserve">ryland sustainability </w:t>
      </w:r>
      <w:r>
        <w:rPr>
          <w:rFonts w:cs="Times New Roman"/>
          <w:sz w:val="24"/>
          <w:szCs w:val="24"/>
        </w:rPr>
        <w:t>is ensuring sufficient</w:t>
      </w:r>
      <w:r w:rsidR="003E19E1" w:rsidRPr="003E19E1">
        <w:rPr>
          <w:rFonts w:cs="Times New Roman"/>
          <w:sz w:val="24"/>
          <w:szCs w:val="24"/>
        </w:rPr>
        <w:t xml:space="preserve"> water </w:t>
      </w:r>
      <w:r w:rsidR="004907B1">
        <w:rPr>
          <w:rFonts w:cs="Times New Roman"/>
          <w:sz w:val="24"/>
          <w:szCs w:val="24"/>
        </w:rPr>
        <w:t>for the long-term well-being of</w:t>
      </w:r>
      <w:r w:rsidR="003E19E1" w:rsidRPr="003E19E1">
        <w:rPr>
          <w:rFonts w:cs="Times New Roman"/>
          <w:sz w:val="24"/>
          <w:szCs w:val="24"/>
        </w:rPr>
        <w:t xml:space="preserve"> nature and society </w:t>
      </w:r>
      <w:r>
        <w:rPr>
          <w:rFonts w:cs="Times New Roman"/>
          <w:sz w:val="24"/>
          <w:szCs w:val="24"/>
        </w:rPr>
        <w:fldChar w:fldCharType="begin"/>
      </w:r>
      <w:r w:rsidR="00140B35">
        <w:rPr>
          <w:rFonts w:cs="Times New Roman"/>
          <w:sz w:val="24"/>
          <w:szCs w:val="24"/>
        </w:rPr>
        <w:instrText xml:space="preserve"> ADDIN EN.CITE &lt;EndNote&gt;&lt;Cite&gt;&lt;Author&gt;Gleick&lt;/Author&gt;&lt;Year&gt;1998&lt;/Year&gt;&lt;RecNum&gt;1202&lt;/RecNum&gt;&lt;DisplayText&gt;(Gleick 1998)&lt;/DisplayText&gt;&lt;record&gt;&lt;rec-number&gt;1202&lt;/rec-number&gt;&lt;foreign-keys&gt;&lt;key app="EN" db-id="esavd0e0ppdrawee92qxvpenxpf9spfs5tvs" timestamp="1730216428" guid="0f7ade14-c777-41c2-baab-c05c867eb0da"&gt;1202&lt;/key&gt;&lt;/foreign-keys&gt;&lt;ref-type name="Journal Article"&gt;17&lt;/ref-type&gt;&lt;contributors&gt;&lt;authors&gt;&lt;author&gt;Gleick, P. H.&lt;/author&gt;&lt;/authors&gt;&lt;/contributors&gt;&lt;titles&gt;&lt;title&gt;Water in crisis: Paths to sustainable water use&lt;/title&gt;&lt;secondary-title&gt;Ecological Applications&lt;/secondary-title&gt;&lt;/titles&gt;&lt;periodical&gt;&lt;full-title&gt;Ecological Applications&lt;/full-title&gt;&lt;abbr-1&gt;Ecol. Appl.&lt;/abbr-1&gt;&lt;/periodical&gt;&lt;pages&gt;571-579&lt;/pages&gt;&lt;volume&gt;8&lt;/volume&gt;&lt;number&gt;3&lt;/number&gt;&lt;dates&gt;&lt;year&gt;1998&lt;/year&gt;&lt;/dates&gt;&lt;work-type&gt;Article&lt;/work-type&gt;&lt;urls&gt;&lt;related-urls&gt;&lt;url&gt;https://www.scopus.com/inward/record.uri?eid=2-s2.0-0031875339&amp;amp;doi=10.1890%2f1051-0761%281998%29008%5b0571%3aWICPTS%5d2.0.CO%3b2&amp;amp;partnerID=40&amp;amp;md5=b8bf4d303daf83480903e689f75f2319&lt;/url&gt;&lt;/related-urls&gt;&lt;/urls&gt;&lt;electronic-resource-num&gt;10.1890/1051-0761(1998)008[0571:WICPTS]2.0.CO;2&lt;/electronic-resource-num&gt;&lt;remote-database-name&gt;Scopus&lt;/remote-database-name&gt;&lt;/record&gt;&lt;/Cite&gt;&lt;/EndNote&gt;</w:instrText>
      </w:r>
      <w:r>
        <w:rPr>
          <w:rFonts w:cs="Times New Roman"/>
          <w:sz w:val="24"/>
          <w:szCs w:val="24"/>
        </w:rPr>
        <w:fldChar w:fldCharType="separate"/>
      </w:r>
      <w:r>
        <w:rPr>
          <w:rFonts w:cs="Times New Roman"/>
          <w:noProof/>
          <w:sz w:val="24"/>
          <w:szCs w:val="24"/>
        </w:rPr>
        <w:t>(Gleick 1998)</w:t>
      </w:r>
      <w:r>
        <w:rPr>
          <w:rFonts w:cs="Times New Roman"/>
          <w:sz w:val="24"/>
          <w:szCs w:val="24"/>
        </w:rPr>
        <w:fldChar w:fldCharType="end"/>
      </w:r>
      <w:r>
        <w:rPr>
          <w:rFonts w:cs="Times New Roman"/>
          <w:sz w:val="24"/>
          <w:szCs w:val="24"/>
        </w:rPr>
        <w:t>.  This will require decision-making that considers multiple, often conflicting, priorities for water use</w:t>
      </w:r>
      <w:r w:rsidR="0083395E">
        <w:rPr>
          <w:rFonts w:cs="Times New Roman"/>
          <w:sz w:val="24"/>
          <w:szCs w:val="24"/>
        </w:rPr>
        <w:t>, including</w:t>
      </w:r>
      <w:r w:rsidR="003E19E1" w:rsidRPr="003E19E1">
        <w:rPr>
          <w:rFonts w:cs="Times New Roman"/>
          <w:sz w:val="24"/>
          <w:szCs w:val="24"/>
        </w:rPr>
        <w:t xml:space="preserve">: </w:t>
      </w:r>
      <w:r w:rsidR="00D4686A">
        <w:rPr>
          <w:rFonts w:cs="Times New Roman"/>
          <w:sz w:val="24"/>
          <w:szCs w:val="24"/>
        </w:rPr>
        <w:t>(</w:t>
      </w:r>
      <w:r w:rsidR="003E19E1" w:rsidRPr="003E19E1">
        <w:rPr>
          <w:rFonts w:cs="Times New Roman"/>
          <w:sz w:val="24"/>
          <w:szCs w:val="24"/>
        </w:rPr>
        <w:t xml:space="preserve">1) preserving water stored in aquifers and reservoirs; </w:t>
      </w:r>
      <w:r w:rsidR="00D4686A">
        <w:rPr>
          <w:rFonts w:cs="Times New Roman"/>
          <w:sz w:val="24"/>
          <w:szCs w:val="24"/>
        </w:rPr>
        <w:t>(</w:t>
      </w:r>
      <w:r w:rsidR="003E19E1" w:rsidRPr="003E19E1">
        <w:rPr>
          <w:rFonts w:cs="Times New Roman"/>
          <w:sz w:val="24"/>
          <w:szCs w:val="24"/>
        </w:rPr>
        <w:t xml:space="preserve">2) sustaining natural water flows to rivers, deltas, and wetlands; </w:t>
      </w:r>
      <w:r w:rsidR="00D4686A">
        <w:rPr>
          <w:rFonts w:cs="Times New Roman"/>
          <w:sz w:val="24"/>
          <w:szCs w:val="24"/>
        </w:rPr>
        <w:t>(</w:t>
      </w:r>
      <w:r w:rsidR="003E19E1" w:rsidRPr="003E19E1">
        <w:rPr>
          <w:rFonts w:cs="Times New Roman"/>
          <w:sz w:val="24"/>
          <w:szCs w:val="24"/>
        </w:rPr>
        <w:t xml:space="preserve">3) allocating water to a growing urban population; and </w:t>
      </w:r>
      <w:r w:rsidR="00D4686A">
        <w:rPr>
          <w:rFonts w:cs="Times New Roman"/>
          <w:sz w:val="24"/>
          <w:szCs w:val="24"/>
        </w:rPr>
        <w:t>(</w:t>
      </w:r>
      <w:r w:rsidR="003E19E1" w:rsidRPr="003E19E1">
        <w:rPr>
          <w:rFonts w:cs="Times New Roman"/>
          <w:sz w:val="24"/>
          <w:szCs w:val="24"/>
        </w:rPr>
        <w:t xml:space="preserve">4) using water for agricultural and industrial production.  Strategies to satisfy the water demands of developing regions fall into two general categories: supply augmentation and demand management.  For much of the 20th </w:t>
      </w:r>
      <w:r w:rsidR="003E19E1" w:rsidRPr="003E19E1">
        <w:rPr>
          <w:rFonts w:cs="Times New Roman"/>
          <w:sz w:val="24"/>
          <w:szCs w:val="24"/>
        </w:rPr>
        <w:lastRenderedPageBreak/>
        <w:t xml:space="preserve">century, the prevailing strategy in drylands was to develop new water sources by constructing dams, aqueducts, and pipelines to store, treat, and transport water </w:t>
      </w:r>
      <w:r>
        <w:rPr>
          <w:rFonts w:cs="Times New Roman"/>
          <w:sz w:val="24"/>
          <w:szCs w:val="24"/>
        </w:rPr>
        <w:fldChar w:fldCharType="begin">
          <w:fldData xml:space="preserve">PEVuZE5vdGU+PENpdGU+PEF1dGhvcj5HbGVpY2s8L0F1dGhvcj48WWVhcj4yMDAzPC9ZZWFyPjxS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PEVuZE5vdGU+PENpdGU+PEF1dGhvcj5HbGVpY2s8L0F1dGhvcj48WWVhcj4yMDAzPC9ZZWFyPjxS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D2313F">
        <w:rPr>
          <w:rFonts w:cs="Times New Roman"/>
          <w:noProof/>
          <w:sz w:val="24"/>
          <w:szCs w:val="24"/>
        </w:rPr>
        <w:t>(Gleick 2003; Sternberg 2016; Wang et al. 2025)</w:t>
      </w:r>
      <w:r>
        <w:rPr>
          <w:rFonts w:cs="Times New Roman"/>
          <w:sz w:val="24"/>
          <w:szCs w:val="24"/>
        </w:rPr>
        <w:fldChar w:fldCharType="end"/>
      </w:r>
      <w:r w:rsidR="003E19E1" w:rsidRPr="003E19E1">
        <w:rPr>
          <w:rFonts w:cs="Times New Roman"/>
          <w:sz w:val="24"/>
          <w:szCs w:val="24"/>
        </w:rPr>
        <w:t xml:space="preserve">.  However, the future potential of this approach may be limited because it is capital-intensive and can have negative ecological impacts. Moreover, many freshwater sources in drylands have already been developed </w:t>
      </w:r>
      <w:r>
        <w:rPr>
          <w:rFonts w:cs="Times New Roman"/>
          <w:sz w:val="24"/>
          <w:szCs w:val="24"/>
        </w:rPr>
        <w:fldChar w:fldCharType="begin"/>
      </w:r>
      <w:r w:rsidR="00140B35">
        <w:rPr>
          <w:rFonts w:cs="Times New Roman"/>
          <w:sz w:val="24"/>
          <w:szCs w:val="24"/>
        </w:rPr>
        <w:instrText xml:space="preserve"> ADDIN EN.CITE &lt;EndNote&gt;&lt;Cite&gt;&lt;Author&gt;Gleick&lt;/Author&gt;&lt;Year&gt;2003&lt;/Year&gt;&lt;RecNum&gt;1203&lt;/RecNum&gt;&lt;DisplayText&gt;(Gleick 2003; UNEP 2006)&lt;/DisplayText&gt;&lt;record&gt;&lt;rec-number&gt;1203&lt;/rec-number&gt;&lt;foreign-keys&gt;&lt;key app="EN" db-id="esavd0e0ppdrawee92qxvpenxpf9spfs5tvs" timestamp="1730223938" guid="91ba18b1-3469-42d5-ac38-24ef07bef35e"&gt;1203&lt;/key&gt;&lt;/foreign-keys&gt;&lt;ref-type name="Journal Article"&gt;17&lt;/ref-type&gt;&lt;contributors&gt;&lt;authors&gt;&lt;author&gt;Gleick, P. H.&lt;/author&gt;&lt;/authors&gt;&lt;/contributors&gt;&lt;titles&gt;&lt;title&gt;Global Freshwater Resources: Soft-Path Solutions for the 21st Century&lt;/title&gt;&lt;secondary-title&gt;Science&lt;/secondary-title&gt;&lt;/titles&gt;&lt;periodical&gt;&lt;full-title&gt;Science&lt;/full-title&gt;&lt;/periodical&gt;&lt;pages&gt;1524-1528&lt;/pages&gt;&lt;volume&gt;302&lt;/volume&gt;&lt;number&gt;5650&lt;/number&gt;&lt;dates&gt;&lt;year&gt;2003&lt;/year&gt;&lt;/dates&gt;&lt;work-type&gt;Article&lt;/work-type&gt;&lt;urls&gt;&lt;related-urls&gt;&lt;url&gt;https://www.scopus.com/inward/record.uri?eid=2-s2.0-0345258464&amp;amp;doi=10.1126%2fscience.1089967&amp;amp;partnerID=40&amp;amp;md5=a4ddd656e59f17d3a7c8f37c61fbdfa8&lt;/url&gt;&lt;/related-urls&gt;&lt;/urls&gt;&lt;electronic-resource-num&gt;10.1126/science.1089967&lt;/electronic-resource-num&gt;&lt;remote-database-name&gt;Scopus&lt;/remote-database-name&gt;&lt;/record&gt;&lt;/Cite&gt;&lt;Cite ExcludeAuth="1"&gt;&lt;Author&gt;United Nations Environment Programme (UNEP)&lt;/Author&gt;&lt;Year&gt;2006&lt;/Year&gt;&lt;RecNum&gt;94&lt;/RecNum&gt;&lt;Prefix&gt;UNEP &lt;/Prefix&gt;&lt;record&gt;&lt;rec-number&gt;94&lt;/rec-number&gt;&lt;foreign-keys&gt;&lt;key app="EN" db-id="2dza5d5rzv2ether0w9v00tzrt5ssz95sspe" timestamp="1785120274"&gt;94&lt;/key&gt;&lt;/foreign-keys&gt;&lt;ref-type name="Report"&gt;27&lt;/ref-type&gt;&lt;contributors&gt;&lt;authors&gt;&lt;author&gt;United Nations Environment Programme (UNEP),&lt;/author&gt;&lt;/authors&gt;&lt;/contributors&gt;&lt;titles&gt;&lt;title&gt;Global Deserts Outlook&lt;/title&gt;&lt;/titles&gt;&lt;dates&gt;&lt;year&gt;2006&lt;/year&gt;&lt;/dates&gt;&lt;pub-location&gt;Nairobi, Kenya&lt;/pub-location&gt;&lt;publisher&gt;United Nations Environment Programme&lt;/publisher&gt;&lt;urls&gt;&lt;related-urls&gt;&lt;url&gt;https://www.unep.org/resources/report/global-deserts-outlook&lt;/url&gt;&lt;/related-urls&gt;&lt;/urls&gt;&lt;access-date&gt;15 August 2026&lt;/access-date&gt;&lt;/record&gt;&lt;/Cite&gt;&lt;/EndNote&gt;</w:instrText>
      </w:r>
      <w:r>
        <w:rPr>
          <w:rFonts w:cs="Times New Roman"/>
          <w:sz w:val="24"/>
          <w:szCs w:val="24"/>
        </w:rPr>
        <w:fldChar w:fldCharType="separate"/>
      </w:r>
      <w:r w:rsidR="007507E6">
        <w:rPr>
          <w:rFonts w:cs="Times New Roman"/>
          <w:noProof/>
          <w:sz w:val="24"/>
          <w:szCs w:val="24"/>
        </w:rPr>
        <w:t>(Gleick 2003; UNEP 2006)</w:t>
      </w:r>
      <w:r>
        <w:rPr>
          <w:rFonts w:cs="Times New Roman"/>
          <w:sz w:val="24"/>
          <w:szCs w:val="24"/>
        </w:rPr>
        <w:fldChar w:fldCharType="end"/>
      </w:r>
      <w:r>
        <w:rPr>
          <w:rFonts w:cs="Times New Roman"/>
          <w:sz w:val="24"/>
          <w:szCs w:val="24"/>
        </w:rPr>
        <w:t xml:space="preserve">.  Thus, it is increasingly recognized that demand management is a powerful and necessary tool for </w:t>
      </w:r>
      <w:r w:rsidR="005D72F9">
        <w:rPr>
          <w:rFonts w:cs="Times New Roman"/>
          <w:sz w:val="24"/>
          <w:szCs w:val="24"/>
        </w:rPr>
        <w:t>align</w:t>
      </w:r>
      <w:r w:rsidR="003E19E1" w:rsidRPr="003E19E1">
        <w:rPr>
          <w:rFonts w:cs="Times New Roman"/>
          <w:sz w:val="24"/>
          <w:szCs w:val="24"/>
        </w:rPr>
        <w:t xml:space="preserve">ing water supply with demand </w:t>
      </w:r>
      <w:r>
        <w:rPr>
          <w:rFonts w:cs="Times New Roman"/>
          <w:sz w:val="24"/>
          <w:szCs w:val="24"/>
        </w:rPr>
        <w:fldChar w:fldCharType="begin">
          <w:fldData xml:space="preserve">PEVuZE5vdGU+PENpdGU+PEF1dGhvcj5HbGVpY2s8L0F1dGhvcj48WWVhcj4yMDAzPC9ZZWFyPjxS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</w:fldData>
        </w:fldChar>
      </w:r>
      <w:r w:rsidR="00B41E95">
        <w:rPr>
          <w:rFonts w:cs="Times New Roman"/>
          <w:sz w:val="24"/>
          <w:szCs w:val="24"/>
        </w:rPr>
        <w:instrText xml:space="preserve"> ADDIN EN.CITE </w:instrText>
      </w:r>
      <w:r w:rsidR="00B41E95">
        <w:rPr>
          <w:rFonts w:cs="Times New Roman"/>
          <w:sz w:val="24"/>
          <w:szCs w:val="24"/>
        </w:rPr>
        <w:fldChar w:fldCharType="begin">
          <w:fldData xml:space="preserve">PEVuZE5vdGU+PENpdGU+PEF1dGhvcj5HbGVpY2s8L0F1dGhvcj48WWVhcj4yMDAzPC9ZZWFyPjxS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</w:fldData>
        </w:fldChar>
      </w:r>
      <w:r w:rsidR="00B41E95">
        <w:rPr>
          <w:rFonts w:cs="Times New Roman"/>
          <w:sz w:val="24"/>
          <w:szCs w:val="24"/>
        </w:rPr>
        <w:instrText xml:space="preserve"> ADDIN EN.CITE.DATA </w:instrText>
      </w:r>
      <w:r w:rsidR="00B41E95">
        <w:rPr>
          <w:rFonts w:cs="Times New Roman"/>
          <w:sz w:val="24"/>
          <w:szCs w:val="24"/>
        </w:rPr>
      </w:r>
      <w:r w:rsidR="00B41E95">
        <w:rPr>
          <w:rFonts w:cs="Times New Roman"/>
          <w:sz w:val="24"/>
          <w:szCs w:val="24"/>
        </w:rPr>
        <w:fldChar w:fldCharType="end"/>
      </w:r>
      <w:r>
        <w:rPr>
          <w:rFonts w:cs="Times New Roman"/>
          <w:sz w:val="24"/>
          <w:szCs w:val="24"/>
        </w:rPr>
        <w:fldChar w:fldCharType="separate"/>
      </w:r>
      <w:r w:rsidR="00B41E95">
        <w:rPr>
          <w:rFonts w:cs="Times New Roman"/>
          <w:noProof/>
          <w:sz w:val="24"/>
          <w:szCs w:val="24"/>
        </w:rPr>
        <w:t>(Gleick 2003; UN-Water 2021b, a)</w:t>
      </w:r>
      <w:r>
        <w:rPr>
          <w:rFonts w:cs="Times New Roman"/>
          <w:sz w:val="24"/>
          <w:szCs w:val="24"/>
        </w:rPr>
        <w:fldChar w:fldCharType="end"/>
      </w:r>
      <w:r w:rsidR="003E19E1" w:rsidRPr="003E19E1">
        <w:rPr>
          <w:rFonts w:cs="Times New Roman"/>
          <w:sz w:val="24"/>
          <w:szCs w:val="24"/>
        </w:rPr>
        <w:t>.</w:t>
      </w:r>
      <w:r w:rsidR="002C5B5B">
        <w:rPr>
          <w:rFonts w:cs="Times New Roman"/>
          <w:sz w:val="24"/>
          <w:szCs w:val="24"/>
        </w:rPr>
        <w:t xml:space="preserve">  </w:t>
      </w:r>
      <w:r w:rsidR="007F5B91">
        <w:rPr>
          <w:rFonts w:cs="Times New Roman"/>
          <w:sz w:val="24"/>
          <w:szCs w:val="24"/>
        </w:rPr>
        <w:t>M</w:t>
      </w:r>
      <w:r w:rsidR="002C5B5B" w:rsidRPr="003E19E1">
        <w:rPr>
          <w:rFonts w:cs="Times New Roman"/>
          <w:sz w:val="24"/>
          <w:szCs w:val="24"/>
        </w:rPr>
        <w:t xml:space="preserve">aintaining the sustainability of drylands will require strong conservation measures to ensure that the water demands of developing cities do not exceed the </w:t>
      </w:r>
      <w:r w:rsidR="002C5B5B">
        <w:rPr>
          <w:rFonts w:cs="Times New Roman"/>
          <w:sz w:val="24"/>
          <w:szCs w:val="24"/>
        </w:rPr>
        <w:t xml:space="preserve">regional </w:t>
      </w:r>
      <w:r w:rsidR="002C5B5B" w:rsidRPr="003E19E1">
        <w:rPr>
          <w:rFonts w:cs="Times New Roman"/>
          <w:sz w:val="24"/>
          <w:szCs w:val="24"/>
        </w:rPr>
        <w:t xml:space="preserve">capacity to supply water over the long term </w:t>
      </w:r>
      <w:r>
        <w:rPr>
          <w:rFonts w:cs="Times New Roman"/>
          <w:sz w:val="24"/>
          <w:szCs w:val="24"/>
        </w:rPr>
        <w:fldChar w:fldCharType="begin">
          <w:fldData xml:space="preserve">PEVuZE5vdGU+PENpdGU+PEF1dGhvcj5MaXU8L0F1dGhvcj48WWVhcj4yMDIyPC9ZZWFyPjxSZWNO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PEVuZE5vdGU+PENpdGU+PEF1dGhvcj5MaXU8L0F1dGhvcj48WWVhcj4yMDIyPC9ZZWFyPjxSZWNO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C47228">
        <w:rPr>
          <w:rFonts w:cs="Times New Roman"/>
          <w:noProof/>
          <w:sz w:val="24"/>
          <w:szCs w:val="24"/>
        </w:rPr>
        <w:t>(Liu and Wu 2022b; Gilman and Wu 2024; Gilman et al. 2025; Wang et al. 2025)</w:t>
      </w:r>
      <w:r>
        <w:rPr>
          <w:rFonts w:cs="Times New Roman"/>
          <w:sz w:val="24"/>
          <w:szCs w:val="24"/>
        </w:rPr>
        <w:fldChar w:fldCharType="end"/>
      </w:r>
      <w:r w:rsidR="002C5B5B" w:rsidRPr="003E19E1">
        <w:rPr>
          <w:rFonts w:cs="Times New Roman"/>
          <w:sz w:val="24"/>
          <w:szCs w:val="24"/>
        </w:rPr>
        <w:t>.</w:t>
      </w:r>
      <w:r w:rsidR="007F5B91">
        <w:rPr>
          <w:rFonts w:cs="Times New Roman"/>
          <w:sz w:val="24"/>
          <w:szCs w:val="24"/>
        </w:rPr>
        <w:t xml:space="preserve">  </w:t>
      </w:r>
      <w:r w:rsidR="00777598">
        <w:rPr>
          <w:rFonts w:cs="Times New Roman"/>
          <w:sz w:val="24"/>
          <w:szCs w:val="24"/>
        </w:rPr>
        <w:t xml:space="preserve">However, urbanization is facing increasing challenges of water insecurity worldwide </w:t>
      </w:r>
      <w:r>
        <w:rPr>
          <w:rFonts w:cs="Times New Roman"/>
          <w:sz w:val="24"/>
          <w:szCs w:val="24"/>
        </w:rPr>
        <w:fldChar w:fldCharType="begin"/>
      </w:r>
      <w:r w:rsidR="004277EB">
        <w:rPr>
          <w:rFonts w:cs="Times New Roman"/>
          <w:sz w:val="24"/>
          <w:szCs w:val="24"/>
        </w:rPr>
        <w:instrText xml:space="preserve"> ADDIN EN.CITE &lt;EndNote&gt;&lt;Cite&gt;&lt;Author&gt;He&lt;/Author&gt;&lt;Year&gt;2021&lt;/Year&gt;&lt;RecNum&gt;21&lt;/RecNum&gt;&lt;DisplayText&gt;(He et al. 2021)&lt;/DisplayText&gt;&lt;record&gt;&lt;rec-number&gt;21&lt;/rec-number&gt;&lt;foreign-keys&gt;&lt;key app="EN" db-id="2dza5d5rzv2ether0w9v00tzrt5ssz95sspe" timestamp="1784337979"&gt;21&lt;/key&gt;&lt;/foreign-keys&gt;&lt;ref-type name="Journal Article"&gt;17&lt;/ref-type&gt;&lt;contributors&gt;&lt;authors&gt;&lt;author&gt;He, Chunyang&lt;/author&gt;&lt;author&gt;Liu, Zhifeng&lt;/author&gt;&lt;author&gt;Wu, Jianguo&lt;/author&gt;&lt;author&gt;Pan, Xinhao&lt;/author&gt;&lt;author&gt;Fang, Zihang&lt;/author&gt;&lt;author&gt;Li, Jingwei&lt;/author&gt;&lt;author&gt;Bryan, Brett A&lt;/author&gt;&lt;/authors&gt;&lt;/contributors&gt;&lt;titles&gt;&lt;title&gt;Future global urban water scarcity and potential solutions&lt;/title&gt;&lt;secondary-title&gt;Nature communications&lt;/secondary-title&gt;&lt;/titles&gt;&lt;periodical&gt;&lt;full-title&gt;Nature communications&lt;/full-title&gt;&lt;abbr-1&gt;Nat Commun&lt;/abbr-1&gt;&lt;/periodical&gt;&lt;pages&gt;4667&lt;/pages&gt;&lt;volume&gt;12&lt;/volume&gt;&lt;dates&gt;&lt;year&gt;2021&lt;/year&gt;&lt;/dates&gt;&lt;isbn&gt;2041-1723&lt;/isbn&gt;&lt;urls&gt;&lt;/urls&gt;&lt;electronic-resource-num&gt;https://doi.org/10.1038/s41467-021-25026-3&lt;/electronic-resource-num&gt;&lt;/record&gt;&lt;/Cite&gt;&lt;/EndNote&gt;</w:instrText>
      </w:r>
      <w:r>
        <w:rPr>
          <w:rFonts w:cs="Times New Roman"/>
          <w:sz w:val="24"/>
          <w:szCs w:val="24"/>
        </w:rPr>
        <w:fldChar w:fldCharType="separate"/>
      </w:r>
      <w:r>
        <w:rPr>
          <w:rFonts w:cs="Times New Roman"/>
          <w:noProof/>
          <w:sz w:val="24"/>
          <w:szCs w:val="24"/>
        </w:rPr>
        <w:t>(He et al. 2021)</w:t>
      </w:r>
      <w:r>
        <w:rPr>
          <w:rFonts w:cs="Times New Roman"/>
          <w:sz w:val="24"/>
          <w:szCs w:val="24"/>
        </w:rPr>
        <w:fldChar w:fldCharType="end"/>
      </w:r>
      <w:r>
        <w:rPr>
          <w:rFonts w:cs="Times New Roman"/>
          <w:sz w:val="24"/>
          <w:szCs w:val="24"/>
        </w:rPr>
        <w:t xml:space="preserve">.  </w:t>
      </w:r>
    </w:p>
    <w:p w14:paraId="5CF2B518" w14:textId="59985EF7" w:rsidR="00B07E04" w:rsidRDefault="003C05F6" w:rsidP="003E19E1">
      <w:pPr>
        <w:adjustRightInd w:val="0"/>
        <w:snapToGrid w:val="0"/>
        <w:spacing w:after="0" w:line="360" w:lineRule="auto"/>
        <w:ind w:firstLine="720"/>
        <w:rPr>
          <w:rFonts w:cs="Times New Roman"/>
          <w:sz w:val="24"/>
          <w:szCs w:val="24"/>
        </w:rPr>
      </w:pPr>
      <w:r w:rsidRPr="1A0C8051">
        <w:rPr>
          <w:rFonts w:cs="Times New Roman"/>
          <w:sz w:val="24"/>
          <w:szCs w:val="24"/>
        </w:rPr>
        <w:t xml:space="preserve">Most of the 1 to 2 billion people affected by water scarcity globally reside in drylands </w:t>
      </w:r>
      <w:r w:rsidR="00835FF0" w:rsidRPr="1A0C8051">
        <w:rPr>
          <w:rFonts w:cs="Times New Roman"/>
          <w:sz w:val="24"/>
          <w:szCs w:val="24"/>
        </w:rPr>
        <w:fldChar w:fldCharType="begin"/>
      </w:r>
      <w:r w:rsidR="00A92205">
        <w:rPr>
          <w:rFonts w:cs="Times New Roman"/>
          <w:sz w:val="24"/>
          <w:szCs w:val="24"/>
        </w:rPr>
        <w:instrText xml:space="preserve"> ADDIN EN.CITE &lt;EndNote&gt;&lt;Cite&gt;&lt;Author&gt;Stringer&lt;/Author&gt;&lt;Year&gt;2021&lt;/Year&gt;&lt;RecNum&gt;25&lt;/RecNum&gt;&lt;DisplayText&gt;(Stringer et al. 2021)&lt;/DisplayText&gt;&lt;record&gt;&lt;rec-number&gt;25&lt;/rec-number&gt;&lt;foreign-keys&gt;&lt;key app="EN" db-id="2dza5d5rzv2ether0w9v00tzrt5ssz95sspe" timestamp="1784357285"&gt;25&lt;/key&gt;&lt;/foreign-keys&gt;&lt;ref-type name="Journal Article"&gt;17&lt;/ref-type&gt;&lt;contributors&gt;&lt;authors&gt;&lt;author&gt;Stringer, Lindsay C&lt;/author&gt;&lt;author&gt;Mirzabaev, Alisher&lt;/author&gt;&lt;author&gt;Benjaminsen, Tor A&lt;/author&gt;&lt;author&gt;Harris, Rebecca MB&lt;/author&gt;&lt;author&gt;Jafari, Mostafa&lt;/author&gt;&lt;author&gt;Lissner, Tabea K&lt;/author&gt;&lt;author&gt;Stevens, Nicola&lt;/author&gt;&lt;author&gt;Tirado-von Der Pahlen, Cristina&lt;/author&gt;&lt;/authors&gt;&lt;/contributors&gt;&lt;titles&gt;&lt;title&gt;Climate change impacts on water security in global drylands&lt;/title&gt;&lt;secondary-title&gt;One Earth&lt;/secondary-title&gt;&lt;/titles&gt;&lt;periodical&gt;&lt;full-title&gt;One Earth&lt;/full-title&gt;&lt;/periodical&gt;&lt;pages&gt;851-864&lt;/pages&gt;&lt;volume&gt;4&lt;/volume&gt;&lt;number&gt;6&lt;/number&gt;&lt;dates&gt;&lt;year&gt;2021&lt;/year&gt;&lt;/dates&gt;&lt;isbn&gt;2590-3330&lt;/isbn&gt;&lt;urls&gt;&lt;/urls&gt;&lt;electronic-resource-num&gt;https://doi.org/10.1016/j.oneear.2021.05.010&lt;/electronic-resource-num&gt;&lt;/record&gt;&lt;/Cite&gt;&lt;/EndNote&gt;</w:instrText>
      </w:r>
      <w:r w:rsidR="00835FF0" w:rsidRPr="1A0C8051">
        <w:rPr>
          <w:rFonts w:cs="Times New Roman"/>
          <w:sz w:val="24"/>
          <w:szCs w:val="24"/>
        </w:rPr>
        <w:fldChar w:fldCharType="separate"/>
      </w:r>
      <w:r w:rsidRPr="1A0C8051">
        <w:rPr>
          <w:rFonts w:cs="Times New Roman"/>
          <w:noProof/>
          <w:sz w:val="24"/>
          <w:szCs w:val="24"/>
        </w:rPr>
        <w:t>(Stringer et al. 2021)</w:t>
      </w:r>
      <w:r w:rsidR="00835FF0" w:rsidRPr="1A0C8051">
        <w:rPr>
          <w:rFonts w:cs="Times New Roman"/>
          <w:sz w:val="24"/>
          <w:szCs w:val="24"/>
        </w:rPr>
        <w:fldChar w:fldCharType="end"/>
      </w:r>
      <w:r w:rsidRPr="1A0C8051">
        <w:rPr>
          <w:rFonts w:cs="Times New Roman"/>
          <w:sz w:val="24"/>
          <w:szCs w:val="24"/>
        </w:rPr>
        <w:t xml:space="preserve">, where water stress is expected </w:t>
      </w:r>
      <w:r w:rsidR="5474AAE1" w:rsidRPr="1A0C8051">
        <w:rPr>
          <w:rFonts w:cs="Times New Roman"/>
          <w:sz w:val="24"/>
          <w:szCs w:val="24"/>
        </w:rPr>
        <w:t xml:space="preserve">to become even more severe </w:t>
      </w:r>
      <w:r w:rsidRPr="1A0C8051">
        <w:rPr>
          <w:rFonts w:cs="Times New Roman"/>
          <w:sz w:val="24"/>
          <w:szCs w:val="24"/>
        </w:rPr>
        <w:t xml:space="preserve">in the coming decades </w:t>
      </w:r>
      <w:r w:rsidR="00835FF0" w:rsidRPr="1A0C8051">
        <w:rPr>
          <w:rFonts w:cs="Times New Roman"/>
          <w:sz w:val="24"/>
          <w:szCs w:val="24"/>
        </w:rPr>
        <w:fldChar w:fldCharType="begin"/>
      </w:r>
      <w:r w:rsidR="00A92205">
        <w:rPr>
          <w:rFonts w:cs="Times New Roman"/>
          <w:sz w:val="24"/>
          <w:szCs w:val="24"/>
        </w:rPr>
        <w:instrText xml:space="preserve"> ADDIN EN.CITE &lt;EndNote&gt;&lt;Cite&gt;&lt;Author&gt;Elouafi&lt;/Author&gt;&lt;Year&gt;2025&lt;/Year&gt;&lt;RecNum&gt;24&lt;/RecNum&gt;&lt;DisplayText&gt;(Elouafi 2025)&lt;/DisplayText&gt;&lt;record&gt;&lt;rec-number&gt;24&lt;/rec-number&gt;&lt;foreign-keys&gt;&lt;key app="EN" db-id="2dza5d5rzv2ether0w9v00tzrt5ssz95sspe" timestamp="1784341413"&gt;24&lt;/key&gt;&lt;/foreign-keys&gt;&lt;ref-type name="Journal Article"&gt;17&lt;/ref-type&gt;&lt;contributors&gt;&lt;authors&gt;&lt;author&gt;Elouafi, Ismahane&lt;/author&gt;&lt;/authors&gt;&lt;/contributors&gt;&lt;titles&gt;&lt;title&gt;Drylands under pressure: Science and solutions for global stability&lt;/title&gt;&lt;secondary-title&gt;Science&lt;/secondary-title&gt;&lt;/titles&gt;&lt;periodical&gt;&lt;full-title&gt;Science&lt;/full-title&gt;&lt;abbr-1&gt;Science&lt;/abbr-1&gt;&lt;/periodical&gt;&lt;pages&gt;eadv6563&lt;/pages&gt;&lt;volume&gt;387&lt;/volume&gt;&lt;number&gt;6735&lt;/number&gt;&lt;dates&gt;&lt;year&gt;2025&lt;/year&gt;&lt;/dates&gt;&lt;publisher&gt;American Association for the Advancement of Science&lt;/publisher&gt;&lt;isbn&gt;0036-8075&lt;/isbn&gt;&lt;urls&gt;&lt;/urls&gt;&lt;electronic-resource-num&gt;https://doi.org/10.1126/science.adv6563&lt;/electronic-resource-num&gt;&lt;/record&gt;&lt;/Cite&gt;&lt;/EndNote&gt;</w:instrText>
      </w:r>
      <w:r w:rsidR="00835FF0" w:rsidRPr="1A0C8051">
        <w:rPr>
          <w:rFonts w:cs="Times New Roman"/>
          <w:sz w:val="24"/>
          <w:szCs w:val="24"/>
        </w:rPr>
        <w:fldChar w:fldCharType="separate"/>
      </w:r>
      <w:r w:rsidRPr="1A0C8051">
        <w:rPr>
          <w:rFonts w:cs="Times New Roman"/>
          <w:noProof/>
          <w:sz w:val="24"/>
          <w:szCs w:val="24"/>
        </w:rPr>
        <w:t>(Elouafi 2025)</w:t>
      </w:r>
      <w:r w:rsidR="00835FF0" w:rsidRPr="1A0C8051">
        <w:rPr>
          <w:rFonts w:cs="Times New Roman"/>
          <w:sz w:val="24"/>
          <w:szCs w:val="24"/>
        </w:rPr>
        <w:fldChar w:fldCharType="end"/>
      </w:r>
      <w:r w:rsidRPr="1A0C8051">
        <w:rPr>
          <w:rFonts w:cs="Times New Roman"/>
          <w:sz w:val="24"/>
          <w:szCs w:val="24"/>
        </w:rPr>
        <w:t>.</w:t>
      </w:r>
      <w:r w:rsidR="45FE8D69" w:rsidRPr="1A0C8051">
        <w:rPr>
          <w:rFonts w:cs="Times New Roman"/>
          <w:sz w:val="24"/>
          <w:szCs w:val="24"/>
        </w:rPr>
        <w:t xml:space="preserve">  </w:t>
      </w:r>
      <w:r w:rsidR="47566FB5" w:rsidRPr="1A0C8051">
        <w:rPr>
          <w:rFonts w:cs="Times New Roman"/>
          <w:sz w:val="24"/>
          <w:szCs w:val="24"/>
        </w:rPr>
        <w:t xml:space="preserve">A </w:t>
      </w:r>
      <w:r w:rsidR="69A60A09" w:rsidRPr="1A0C8051">
        <w:rPr>
          <w:rFonts w:cs="Times New Roman"/>
          <w:sz w:val="24"/>
          <w:szCs w:val="24"/>
        </w:rPr>
        <w:t xml:space="preserve">key </w:t>
      </w:r>
      <w:r w:rsidR="47566FB5" w:rsidRPr="1A0C8051">
        <w:rPr>
          <w:rFonts w:cs="Times New Roman"/>
          <w:sz w:val="24"/>
          <w:szCs w:val="24"/>
        </w:rPr>
        <w:t xml:space="preserve">sustainability </w:t>
      </w:r>
      <w:r w:rsidR="69A60A09" w:rsidRPr="1A0C8051">
        <w:rPr>
          <w:rFonts w:cs="Times New Roman"/>
          <w:sz w:val="24"/>
          <w:szCs w:val="24"/>
        </w:rPr>
        <w:t>question</w:t>
      </w:r>
      <w:r w:rsidR="47566FB5" w:rsidRPr="1A0C8051">
        <w:rPr>
          <w:rFonts w:cs="Times New Roman"/>
          <w:sz w:val="24"/>
          <w:szCs w:val="24"/>
        </w:rPr>
        <w:t xml:space="preserve"> for dryland cities</w:t>
      </w:r>
      <w:r w:rsidR="69A60A09" w:rsidRPr="1A0C8051">
        <w:rPr>
          <w:rFonts w:cs="Times New Roman"/>
          <w:sz w:val="24"/>
          <w:szCs w:val="24"/>
        </w:rPr>
        <w:t xml:space="preserve"> is</w:t>
      </w:r>
      <w:r w:rsidR="47566FB5" w:rsidRPr="1A0C8051">
        <w:rPr>
          <w:rFonts w:cs="Times New Roman"/>
          <w:sz w:val="24"/>
          <w:szCs w:val="24"/>
        </w:rPr>
        <w:t xml:space="preserve">, </w:t>
      </w:r>
      <w:r w:rsidR="4157019C" w:rsidRPr="1A0C8051">
        <w:rPr>
          <w:rFonts w:cs="Times New Roman"/>
          <w:sz w:val="24"/>
          <w:szCs w:val="24"/>
        </w:rPr>
        <w:t>therefore</w:t>
      </w:r>
      <w:r w:rsidR="47566FB5" w:rsidRPr="1A0C8051">
        <w:rPr>
          <w:rFonts w:cs="Times New Roman"/>
          <w:sz w:val="24"/>
          <w:szCs w:val="24"/>
        </w:rPr>
        <w:t>,</w:t>
      </w:r>
      <w:r w:rsidR="69A60A09" w:rsidRPr="1A0C8051">
        <w:rPr>
          <w:rFonts w:cs="Times New Roman"/>
          <w:sz w:val="24"/>
          <w:szCs w:val="24"/>
        </w:rPr>
        <w:t xml:space="preserve"> how demand management and supply augmentation policies interact with climate change and population growth.</w:t>
      </w:r>
      <w:r w:rsidR="529D8722" w:rsidRPr="1A0C8051">
        <w:rPr>
          <w:rFonts w:cs="Times New Roman"/>
          <w:sz w:val="24"/>
          <w:szCs w:val="24"/>
        </w:rPr>
        <w:t xml:space="preserve">  </w:t>
      </w:r>
      <w:r w:rsidR="6C94DD99" w:rsidRPr="1A0C8051">
        <w:rPr>
          <w:rFonts w:cs="Times New Roman"/>
          <w:sz w:val="24"/>
          <w:szCs w:val="24"/>
        </w:rPr>
        <w:t>To address this question, the</w:t>
      </w:r>
      <w:r w:rsidR="69A60A09" w:rsidRPr="1A0C8051">
        <w:rPr>
          <w:rFonts w:cs="Times New Roman"/>
          <w:sz w:val="24"/>
          <w:szCs w:val="24"/>
        </w:rPr>
        <w:t xml:space="preserve"> Phoenix </w:t>
      </w:r>
      <w:r w:rsidR="70A36D9F" w:rsidRPr="1A0C8051">
        <w:rPr>
          <w:rFonts w:cs="Times New Roman"/>
          <w:sz w:val="24"/>
          <w:szCs w:val="24"/>
        </w:rPr>
        <w:t>M</w:t>
      </w:r>
      <w:r w:rsidR="6C94DD99" w:rsidRPr="1A0C8051">
        <w:rPr>
          <w:rFonts w:cs="Times New Roman"/>
          <w:sz w:val="24"/>
          <w:szCs w:val="24"/>
        </w:rPr>
        <w:t xml:space="preserve">etropolitan </w:t>
      </w:r>
      <w:r w:rsidR="70A36D9F" w:rsidRPr="1A0C8051">
        <w:rPr>
          <w:rFonts w:cs="Times New Roman"/>
          <w:sz w:val="24"/>
          <w:szCs w:val="24"/>
        </w:rPr>
        <w:t>A</w:t>
      </w:r>
      <w:r w:rsidR="0644E662" w:rsidRPr="1A0C8051">
        <w:rPr>
          <w:rFonts w:cs="Times New Roman"/>
          <w:sz w:val="24"/>
          <w:szCs w:val="24"/>
        </w:rPr>
        <w:t>rea</w:t>
      </w:r>
      <w:r w:rsidR="70A36D9F" w:rsidRPr="1A0C8051">
        <w:rPr>
          <w:rFonts w:cs="Times New Roman"/>
          <w:sz w:val="24"/>
          <w:szCs w:val="24"/>
        </w:rPr>
        <w:t xml:space="preserve"> (PMA)</w:t>
      </w:r>
      <w:r w:rsidR="6C94DD99" w:rsidRPr="1A0C8051">
        <w:rPr>
          <w:rFonts w:cs="Times New Roman"/>
          <w:sz w:val="24"/>
          <w:szCs w:val="24"/>
        </w:rPr>
        <w:t xml:space="preserve">, one of the fastest-growing urban </w:t>
      </w:r>
      <w:r w:rsidR="7571C291" w:rsidRPr="1A0C8051">
        <w:rPr>
          <w:rFonts w:cs="Times New Roman"/>
          <w:sz w:val="24"/>
          <w:szCs w:val="24"/>
        </w:rPr>
        <w:t>regions</w:t>
      </w:r>
      <w:r w:rsidR="6C94DD99" w:rsidRPr="1A0C8051">
        <w:rPr>
          <w:rFonts w:cs="Times New Roman"/>
          <w:sz w:val="24"/>
          <w:szCs w:val="24"/>
        </w:rPr>
        <w:t xml:space="preserve"> in the United States, </w:t>
      </w:r>
      <w:r w:rsidR="69A60A09" w:rsidRPr="1A0C8051">
        <w:rPr>
          <w:rFonts w:cs="Times New Roman"/>
          <w:sz w:val="24"/>
          <w:szCs w:val="24"/>
        </w:rPr>
        <w:t xml:space="preserve">provides an instructive case. </w:t>
      </w:r>
      <w:r w:rsidR="6C94DD99" w:rsidRPr="1A0C8051">
        <w:rPr>
          <w:rFonts w:cs="Times New Roman"/>
          <w:sz w:val="24"/>
          <w:szCs w:val="24"/>
        </w:rPr>
        <w:t xml:space="preserve"> </w:t>
      </w:r>
      <w:r w:rsidR="111C35D5" w:rsidRPr="1A0C8051">
        <w:rPr>
          <w:rFonts w:cs="Times New Roman"/>
          <w:sz w:val="24"/>
          <w:szCs w:val="24"/>
        </w:rPr>
        <w:t>Urbanization in this</w:t>
      </w:r>
      <w:r w:rsidR="69A60A09" w:rsidRPr="1A0C8051">
        <w:rPr>
          <w:rFonts w:cs="Times New Roman"/>
          <w:sz w:val="24"/>
          <w:szCs w:val="24"/>
        </w:rPr>
        <w:t xml:space="preserve"> </w:t>
      </w:r>
      <w:r w:rsidR="111C35D5" w:rsidRPr="1A0C8051">
        <w:rPr>
          <w:rFonts w:cs="Times New Roman"/>
          <w:sz w:val="24"/>
          <w:szCs w:val="24"/>
        </w:rPr>
        <w:t xml:space="preserve">desert </w:t>
      </w:r>
      <w:r w:rsidR="69A60A09" w:rsidRPr="1A0C8051">
        <w:rPr>
          <w:rFonts w:cs="Times New Roman"/>
          <w:sz w:val="24"/>
          <w:szCs w:val="24"/>
        </w:rPr>
        <w:t>region</w:t>
      </w:r>
      <w:r w:rsidR="111C35D5" w:rsidRPr="1A0C8051">
        <w:rPr>
          <w:rFonts w:cs="Times New Roman"/>
          <w:sz w:val="24"/>
          <w:szCs w:val="24"/>
        </w:rPr>
        <w:t>, in terms of both population and urban land</w:t>
      </w:r>
      <w:r w:rsidR="69B97B84" w:rsidRPr="1A0C8051">
        <w:rPr>
          <w:rFonts w:cs="Times New Roman"/>
          <w:sz w:val="24"/>
          <w:szCs w:val="24"/>
        </w:rPr>
        <w:t xml:space="preserve"> area</w:t>
      </w:r>
      <w:r w:rsidR="111C35D5" w:rsidRPr="1A0C8051">
        <w:rPr>
          <w:rFonts w:cs="Times New Roman"/>
          <w:sz w:val="24"/>
          <w:szCs w:val="24"/>
        </w:rPr>
        <w:t>,</w:t>
      </w:r>
      <w:r w:rsidR="69A60A09" w:rsidRPr="1A0C8051">
        <w:rPr>
          <w:rFonts w:cs="Times New Roman"/>
          <w:sz w:val="24"/>
          <w:szCs w:val="24"/>
        </w:rPr>
        <w:t xml:space="preserve"> </w:t>
      </w:r>
      <w:r w:rsidR="111C35D5" w:rsidRPr="1A0C8051">
        <w:rPr>
          <w:rFonts w:cs="Times New Roman"/>
          <w:sz w:val="24"/>
          <w:szCs w:val="24"/>
        </w:rPr>
        <w:t>has followed an exponential growth trajectory</w:t>
      </w:r>
      <w:r w:rsidR="378DD2B3" w:rsidRPr="1A0C8051">
        <w:rPr>
          <w:rFonts w:cs="Times New Roman"/>
          <w:sz w:val="24"/>
          <w:szCs w:val="24"/>
        </w:rPr>
        <w:t xml:space="preserve"> since 1912</w:t>
      </w:r>
      <w:r w:rsidR="111C35D5" w:rsidRPr="1A0C8051">
        <w:rPr>
          <w:rFonts w:cs="Times New Roman"/>
          <w:sz w:val="24"/>
          <w:szCs w:val="24"/>
        </w:rPr>
        <w:t xml:space="preserve">, </w:t>
      </w:r>
      <w:r w:rsidR="378DD2B3" w:rsidRPr="1A0C8051">
        <w:rPr>
          <w:rFonts w:cs="Times New Roman"/>
          <w:sz w:val="24"/>
          <w:szCs w:val="24"/>
        </w:rPr>
        <w:t>relying</w:t>
      </w:r>
      <w:r w:rsidR="69A60A09" w:rsidRPr="1A0C8051">
        <w:rPr>
          <w:rFonts w:cs="Times New Roman"/>
          <w:sz w:val="24"/>
          <w:szCs w:val="24"/>
        </w:rPr>
        <w:t xml:space="preserve"> on </w:t>
      </w:r>
      <w:r w:rsidR="378DD2B3" w:rsidRPr="1A0C8051">
        <w:rPr>
          <w:rFonts w:cs="Times New Roman"/>
          <w:sz w:val="24"/>
          <w:szCs w:val="24"/>
        </w:rPr>
        <w:t>groundwater and surface water from</w:t>
      </w:r>
      <w:r w:rsidR="69A60A09" w:rsidRPr="1A0C8051">
        <w:rPr>
          <w:rFonts w:cs="Times New Roman"/>
          <w:sz w:val="24"/>
          <w:szCs w:val="24"/>
        </w:rPr>
        <w:t xml:space="preserve"> </w:t>
      </w:r>
      <w:r w:rsidR="69B97B84" w:rsidRPr="1A0C8051">
        <w:rPr>
          <w:rFonts w:cs="Times New Roman"/>
          <w:sz w:val="24"/>
          <w:szCs w:val="24"/>
        </w:rPr>
        <w:t xml:space="preserve">the </w:t>
      </w:r>
      <w:r w:rsidR="69A60A09" w:rsidRPr="1A0C8051">
        <w:rPr>
          <w:rFonts w:cs="Times New Roman"/>
          <w:sz w:val="24"/>
          <w:szCs w:val="24"/>
        </w:rPr>
        <w:t>Colorado River</w:t>
      </w:r>
      <w:r w:rsidR="69B97B84" w:rsidRPr="1A0C8051">
        <w:rPr>
          <w:rFonts w:cs="Times New Roman"/>
          <w:sz w:val="24"/>
          <w:szCs w:val="24"/>
        </w:rPr>
        <w:t xml:space="preserve"> and the</w:t>
      </w:r>
      <w:r w:rsidR="69A60A09" w:rsidRPr="1A0C8051">
        <w:rPr>
          <w:rFonts w:cs="Times New Roman"/>
          <w:sz w:val="24"/>
          <w:szCs w:val="24"/>
        </w:rPr>
        <w:t xml:space="preserve"> Salt </w:t>
      </w:r>
      <w:r w:rsidR="69B97B84" w:rsidRPr="1A0C8051">
        <w:rPr>
          <w:rFonts w:cs="Times New Roman"/>
          <w:sz w:val="24"/>
          <w:szCs w:val="24"/>
        </w:rPr>
        <w:t>and Verde Rivers</w:t>
      </w:r>
      <w:r w:rsidR="378DD2B3" w:rsidRPr="1A0C8051">
        <w:rPr>
          <w:rFonts w:cs="Times New Roman"/>
          <w:sz w:val="24"/>
          <w:szCs w:val="24"/>
        </w:rPr>
        <w:t xml:space="preserve"> </w:t>
      </w:r>
      <w:r w:rsidR="00835FF0" w:rsidRPr="1A0C8051">
        <w:rPr>
          <w:rFonts w:cs="Times New Roman"/>
          <w:sz w:val="24"/>
          <w:szCs w:val="24"/>
        </w:rPr>
        <w:fldChar w:fldCharType="begin">
          <w:fldData xml:space="preserve">PEVuZE5vdGU+PENpdGU+PEF1dGhvcj5XdTwvQXV0aG9yPjxZZWFyPjIwMTE8L1llYXI+PFJlY051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</w:fldData>
        </w:fldChar>
      </w:r>
      <w:r w:rsidR="00BD346D">
        <w:rPr>
          <w:rFonts w:cs="Times New Roman"/>
          <w:sz w:val="24"/>
          <w:szCs w:val="24"/>
        </w:rPr>
        <w:instrText xml:space="preserve"> ADDIN EN.CITE </w:instrText>
      </w:r>
      <w:r w:rsidR="00BD346D">
        <w:rPr>
          <w:rFonts w:cs="Times New Roman"/>
          <w:sz w:val="24"/>
          <w:szCs w:val="24"/>
        </w:rPr>
        <w:fldChar w:fldCharType="begin">
          <w:fldData xml:space="preserve">PEVuZE5vdGU+PENpdGU+PEF1dGhvcj5XdTwvQXV0aG9yPjxZZWFyPjIwMTE8L1llYXI+PFJlY051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</w:fldData>
        </w:fldChar>
      </w:r>
      <w:r w:rsidR="00BD346D">
        <w:rPr>
          <w:rFonts w:cs="Times New Roman"/>
          <w:sz w:val="24"/>
          <w:szCs w:val="24"/>
        </w:rPr>
        <w:instrText xml:space="preserve"> ADDIN EN.CITE.DATA </w:instrText>
      </w:r>
      <w:r w:rsidR="00BD346D">
        <w:rPr>
          <w:rFonts w:cs="Times New Roman"/>
          <w:sz w:val="24"/>
          <w:szCs w:val="24"/>
        </w:rPr>
      </w:r>
      <w:r w:rsidR="00BD346D">
        <w:rPr>
          <w:rFonts w:cs="Times New Roman"/>
          <w:sz w:val="24"/>
          <w:szCs w:val="24"/>
        </w:rPr>
        <w:fldChar w:fldCharType="separate"/>
      </w:r>
      <w:r w:rsidR="00BD346D">
        <w:rPr>
          <w:rFonts w:cs="Times New Roman"/>
          <w:sz w:val="24"/>
          <w:szCs w:val="24"/>
        </w:rPr>
        <w:fldChar w:fldCharType="end"/>
      </w:r>
      <w:r w:rsidR="00835FF0" w:rsidRPr="1A0C8051">
        <w:rPr>
          <w:rFonts w:cs="Times New Roman"/>
          <w:sz w:val="24"/>
          <w:szCs w:val="24"/>
        </w:rPr>
      </w:r>
      <w:r w:rsidR="00835FF0" w:rsidRPr="1A0C8051">
        <w:rPr>
          <w:rFonts w:cs="Times New Roman"/>
          <w:sz w:val="24"/>
          <w:szCs w:val="24"/>
        </w:rPr>
        <w:fldChar w:fldCharType="separate"/>
      </w:r>
      <w:r w:rsidR="00C47228">
        <w:rPr>
          <w:rFonts w:cs="Times New Roman"/>
          <w:noProof/>
          <w:sz w:val="24"/>
          <w:szCs w:val="24"/>
        </w:rPr>
        <w:t>(Wu et al. 2011; Gilman and Wu 2024)</w:t>
      </w:r>
      <w:r w:rsidR="00835FF0" w:rsidRPr="1A0C8051">
        <w:rPr>
          <w:rFonts w:cs="Times New Roman"/>
          <w:sz w:val="24"/>
          <w:szCs w:val="24"/>
        </w:rPr>
        <w:fldChar w:fldCharType="end"/>
      </w:r>
      <w:r w:rsidR="69A60A09" w:rsidRPr="1A0C8051">
        <w:rPr>
          <w:rFonts w:cs="Times New Roman"/>
          <w:sz w:val="24"/>
          <w:szCs w:val="24"/>
        </w:rPr>
        <w:t xml:space="preserve">. </w:t>
      </w:r>
      <w:r w:rsidR="69B97B84" w:rsidRPr="1A0C8051">
        <w:rPr>
          <w:rFonts w:cs="Times New Roman"/>
          <w:sz w:val="24"/>
          <w:szCs w:val="24"/>
        </w:rPr>
        <w:t xml:space="preserve"> </w:t>
      </w:r>
      <w:r w:rsidR="19B64036" w:rsidRPr="1A0C8051">
        <w:rPr>
          <w:rFonts w:cs="Times New Roman"/>
          <w:sz w:val="24"/>
          <w:szCs w:val="24"/>
        </w:rPr>
        <w:t>The availability and distribution of these water sources have interacted with socioeconomic dynamics, climate change, and policy to shap</w:t>
      </w:r>
      <w:r w:rsidR="36B4CF5C" w:rsidRPr="1A0C8051">
        <w:rPr>
          <w:rFonts w:cs="Times New Roman"/>
          <w:sz w:val="24"/>
          <w:szCs w:val="24"/>
        </w:rPr>
        <w:t>e</w:t>
      </w:r>
      <w:r w:rsidR="19B64036" w:rsidRPr="1A0C8051">
        <w:rPr>
          <w:rFonts w:cs="Times New Roman"/>
          <w:sz w:val="24"/>
          <w:szCs w:val="24"/>
        </w:rPr>
        <w:t xml:space="preserve"> the speed and scale of urbanization.  Over the past century, groundwater has served as a primary </w:t>
      </w:r>
      <w:r w:rsidR="005C2F96">
        <w:rPr>
          <w:rFonts w:cs="Times New Roman"/>
          <w:sz w:val="24"/>
          <w:szCs w:val="24"/>
        </w:rPr>
        <w:t xml:space="preserve">source of </w:t>
      </w:r>
      <w:r w:rsidR="19B64036" w:rsidRPr="1A0C8051">
        <w:rPr>
          <w:rFonts w:cs="Times New Roman"/>
          <w:sz w:val="24"/>
          <w:szCs w:val="24"/>
        </w:rPr>
        <w:t xml:space="preserve">water, a physical reserve </w:t>
      </w:r>
      <w:r w:rsidR="00F53F04">
        <w:rPr>
          <w:rFonts w:cs="Times New Roman"/>
          <w:sz w:val="24"/>
          <w:szCs w:val="24"/>
        </w:rPr>
        <w:t>to</w:t>
      </w:r>
      <w:r w:rsidR="00F53F04" w:rsidRPr="1A0C8051">
        <w:rPr>
          <w:rFonts w:cs="Times New Roman"/>
          <w:sz w:val="24"/>
          <w:szCs w:val="24"/>
        </w:rPr>
        <w:t xml:space="preserve"> </w:t>
      </w:r>
      <w:r w:rsidR="19B64036" w:rsidRPr="1A0C8051">
        <w:rPr>
          <w:rFonts w:cs="Times New Roman"/>
          <w:sz w:val="24"/>
          <w:szCs w:val="24"/>
        </w:rPr>
        <w:t>buffer surface-water shortages, and an institutionally recognized indicator of development feasibility.</w:t>
      </w:r>
      <w:r w:rsidR="5474AAE1" w:rsidRPr="1A0C8051">
        <w:rPr>
          <w:rFonts w:cs="Times New Roman"/>
          <w:sz w:val="24"/>
          <w:szCs w:val="24"/>
        </w:rPr>
        <w:t xml:space="preserve"> </w:t>
      </w:r>
      <w:r w:rsidR="69A60A09" w:rsidRPr="1A0C8051">
        <w:rPr>
          <w:rFonts w:cs="Times New Roman"/>
          <w:sz w:val="24"/>
          <w:szCs w:val="24"/>
        </w:rPr>
        <w:t xml:space="preserve"> Previous studies </w:t>
      </w:r>
      <w:r w:rsidR="00881D56">
        <w:rPr>
          <w:rFonts w:cs="Times New Roman"/>
          <w:sz w:val="24"/>
          <w:szCs w:val="24"/>
        </w:rPr>
        <w:t>highlight</w:t>
      </w:r>
      <w:r w:rsidR="5474AAE1" w:rsidRPr="1A0C8051">
        <w:rPr>
          <w:rFonts w:cs="Times New Roman"/>
          <w:sz w:val="24"/>
          <w:szCs w:val="24"/>
        </w:rPr>
        <w:t xml:space="preserve"> that</w:t>
      </w:r>
      <w:r w:rsidR="711030DB" w:rsidRPr="1A0C8051">
        <w:rPr>
          <w:rFonts w:cs="Times New Roman"/>
          <w:sz w:val="24"/>
          <w:szCs w:val="24"/>
        </w:rPr>
        <w:t xml:space="preserve"> </w:t>
      </w:r>
      <w:r w:rsidR="69A60A09" w:rsidRPr="1A0C8051">
        <w:rPr>
          <w:rFonts w:cs="Times New Roman"/>
          <w:sz w:val="24"/>
          <w:szCs w:val="24"/>
        </w:rPr>
        <w:t>existing per-capita</w:t>
      </w:r>
      <w:r w:rsidR="711030DB" w:rsidRPr="1A0C8051">
        <w:rPr>
          <w:rFonts w:cs="Times New Roman"/>
          <w:sz w:val="24"/>
          <w:szCs w:val="24"/>
        </w:rPr>
        <w:t xml:space="preserve"> water</w:t>
      </w:r>
      <w:r w:rsidR="69A60A09" w:rsidRPr="1A0C8051">
        <w:rPr>
          <w:rFonts w:cs="Times New Roman"/>
          <w:sz w:val="24"/>
          <w:szCs w:val="24"/>
        </w:rPr>
        <w:t xml:space="preserve"> use could not be </w:t>
      </w:r>
      <w:r w:rsidR="711030DB" w:rsidRPr="1A0C8051">
        <w:rPr>
          <w:rFonts w:cs="Times New Roman"/>
          <w:sz w:val="24"/>
          <w:szCs w:val="24"/>
        </w:rPr>
        <w:t>sus</w:t>
      </w:r>
      <w:r w:rsidR="69A60A09" w:rsidRPr="1A0C8051">
        <w:rPr>
          <w:rFonts w:cs="Times New Roman"/>
          <w:sz w:val="24"/>
          <w:szCs w:val="24"/>
        </w:rPr>
        <w:t xml:space="preserve">tained under many climate scenarios without </w:t>
      </w:r>
      <w:r w:rsidR="711030DB" w:rsidRPr="1A0C8051">
        <w:rPr>
          <w:rFonts w:cs="Times New Roman"/>
          <w:sz w:val="24"/>
          <w:szCs w:val="24"/>
        </w:rPr>
        <w:t xml:space="preserve">significantly </w:t>
      </w:r>
      <w:r w:rsidR="00CB01C9">
        <w:rPr>
          <w:rFonts w:cs="Times New Roman"/>
          <w:sz w:val="24"/>
          <w:szCs w:val="24"/>
        </w:rPr>
        <w:t>increasing</w:t>
      </w:r>
      <w:r w:rsidR="69A60A09" w:rsidRPr="1A0C8051">
        <w:rPr>
          <w:rFonts w:cs="Times New Roman"/>
          <w:sz w:val="24"/>
          <w:szCs w:val="24"/>
        </w:rPr>
        <w:t xml:space="preserve"> groundwater withdrawals </w:t>
      </w:r>
      <w:r w:rsidR="00835FF0" w:rsidRPr="1A0C8051">
        <w:rPr>
          <w:rFonts w:cs="Times New Roman"/>
          <w:sz w:val="24"/>
          <w:szCs w:val="24"/>
        </w:rPr>
        <w:fldChar w:fldCharType="begin"/>
      </w:r>
      <w:r w:rsidR="00140B35">
        <w:rPr>
          <w:rFonts w:cs="Times New Roman"/>
          <w:sz w:val="24"/>
          <w:szCs w:val="24"/>
        </w:rPr>
        <w:instrText xml:space="preserve"> ADDIN EN.CITE &lt;EndNote&gt;&lt;Cite&gt;&lt;Author&gt;Gober&lt;/Author&gt;&lt;Year&gt;2010&lt;/Year&gt;&lt;RecNum&gt;1048&lt;/RecNum&gt;&lt;DisplayText&gt;(Gober et al. 2010)&lt;/DisplayText&gt;&lt;record&gt;&lt;rec-number&gt;1048&lt;/rec-number&gt;&lt;foreign-keys&gt;&lt;key app="EN" db-id="esavd0e0ppdrawee92qxvpenxpf9spfs5tvs" timestamp="1677806414" guid="93970340-66a8-4b3b-b153-0fb777d3721d"&gt;1048&lt;/key&gt;&lt;/foreign-keys&gt;&lt;ref-type name="Journal Article"&gt;17&lt;/ref-type&gt;&lt;contributors&gt;&lt;authors&gt;&lt;author&gt;Gober, P.&lt;/author&gt;&lt;author&gt;Kirkwood, C. W.&lt;/author&gt;&lt;author&gt;Balling, R. C.&lt;/author&gt;&lt;author&gt;Ellis, A. W.&lt;/author&gt;&lt;author&gt;Deitrick, S.&lt;/author&gt;&lt;/authors&gt;&lt;/contributors&gt;&lt;titles&gt;&lt;title&gt;Water Planning Under Climatic Uncertainty in Phoenix: Why We Need a New Paradigm&lt;/title&gt;&lt;secondary-title&gt;Annals of the Association of American Geographers&lt;/secondary-title&gt;&lt;/titles&gt;&lt;periodical&gt;&lt;full-title&gt;Annals of the Association of American Geographers&lt;/full-title&gt;&lt;abbr-1&gt;Ann. Am. Assoc. Geogr.&lt;/abbr-1&gt;&lt;/periodical&gt;&lt;pages&gt;356-372&lt;/pages&gt;&lt;volume&gt;100&lt;/volume&gt;&lt;number&gt;2&lt;/number&gt;&lt;dates&gt;&lt;year&gt;2010&lt;/year&gt;&lt;/dates&gt;&lt;work-type&gt;Article&lt;/work-type&gt;&lt;urls&gt;&lt;related-urls&gt;&lt;url&gt;https://www.scopus.com/inward/record.uri?eid=2-s2.0-77951231095&amp;amp;doi=10.1080%2f00045601003595420&amp;amp;partnerID=40&amp;amp;md5=2fe746133488ff4fe31c40211c0a0dcf&lt;/url&gt;&lt;/related-urls&gt;&lt;/urls&gt;&lt;electronic-resource-num&gt; http://doi.org/10.1080/00045601003595420&lt;/electronic-resource-num&gt;&lt;remote-database-name&gt;Scopus&lt;/remote-database-name&gt;&lt;/record&gt;&lt;/Cite&gt;&lt;/EndNote&gt;</w:instrText>
      </w:r>
      <w:r w:rsidR="00835FF0" w:rsidRPr="1A0C8051">
        <w:rPr>
          <w:rFonts w:cs="Times New Roman"/>
          <w:sz w:val="24"/>
          <w:szCs w:val="24"/>
        </w:rPr>
        <w:fldChar w:fldCharType="separate"/>
      </w:r>
      <w:r w:rsidRPr="1A0C8051">
        <w:rPr>
          <w:rFonts w:cs="Times New Roman"/>
          <w:noProof/>
          <w:sz w:val="24"/>
          <w:szCs w:val="24"/>
        </w:rPr>
        <w:t>(Gober et al. 2010)</w:t>
      </w:r>
      <w:r w:rsidR="00835FF0" w:rsidRPr="1A0C8051">
        <w:rPr>
          <w:rFonts w:cs="Times New Roman"/>
          <w:sz w:val="24"/>
          <w:szCs w:val="24"/>
        </w:rPr>
        <w:fldChar w:fldCharType="end"/>
      </w:r>
      <w:r w:rsidR="711030DB" w:rsidRPr="1A0C8051">
        <w:rPr>
          <w:rFonts w:cs="Times New Roman"/>
          <w:sz w:val="24"/>
          <w:szCs w:val="24"/>
        </w:rPr>
        <w:t xml:space="preserve"> and </w:t>
      </w:r>
      <w:r w:rsidR="69A60A09" w:rsidRPr="1A0C8051">
        <w:rPr>
          <w:rFonts w:cs="Times New Roman"/>
          <w:sz w:val="24"/>
          <w:szCs w:val="24"/>
        </w:rPr>
        <w:t xml:space="preserve">that business-as-usual growth and management could deplete groundwater even without extreme drought </w:t>
      </w:r>
      <w:r w:rsidR="00835FF0" w:rsidRPr="1A0C8051">
        <w:rPr>
          <w:rFonts w:cs="Times New Roman"/>
          <w:sz w:val="24"/>
          <w:szCs w:val="24"/>
        </w:rPr>
        <w:fldChar w:fldCharType="begin">
          <w:fldData xml:space="preserve">PEVuZE5vdGU+PENpdGU+PEF1dGhvcj5Hb2JlcjwvQXV0aG9yPjxZZWFyPjIwMTE8L1llYXI+PFJl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PEVuZE5vdGU+PENpdGU+PEF1dGhvcj5Hb2JlcjwvQXV0aG9yPjxZZWFyPjIwMTE8L1llYXI+PFJl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00835FF0" w:rsidRPr="1A0C8051">
        <w:rPr>
          <w:rFonts w:cs="Times New Roman"/>
          <w:sz w:val="24"/>
          <w:szCs w:val="24"/>
        </w:rPr>
      </w:r>
      <w:r w:rsidR="00835FF0" w:rsidRPr="1A0C8051">
        <w:rPr>
          <w:rFonts w:cs="Times New Roman"/>
          <w:sz w:val="24"/>
          <w:szCs w:val="24"/>
        </w:rPr>
        <w:fldChar w:fldCharType="separate"/>
      </w:r>
      <w:r w:rsidR="00D2313F">
        <w:rPr>
          <w:rFonts w:cs="Times New Roman"/>
          <w:noProof/>
          <w:sz w:val="24"/>
          <w:szCs w:val="24"/>
        </w:rPr>
        <w:t>(Gober et al. 2011; Sampson et al. 2011)</w:t>
      </w:r>
      <w:r w:rsidR="00835FF0" w:rsidRPr="1A0C8051">
        <w:rPr>
          <w:rFonts w:cs="Times New Roman"/>
          <w:sz w:val="24"/>
          <w:szCs w:val="24"/>
        </w:rPr>
        <w:fldChar w:fldCharType="end"/>
      </w:r>
      <w:r w:rsidRPr="1A0C8051">
        <w:rPr>
          <w:rFonts w:cs="Times New Roman"/>
          <w:sz w:val="24"/>
          <w:szCs w:val="24"/>
        </w:rPr>
        <w:t>.</w:t>
      </w:r>
      <w:r w:rsidR="4915C49F" w:rsidRPr="1A0C8051">
        <w:rPr>
          <w:rFonts w:cs="Times New Roman"/>
          <w:sz w:val="24"/>
          <w:szCs w:val="24"/>
        </w:rPr>
        <w:t xml:space="preserve">  </w:t>
      </w:r>
    </w:p>
    <w:p w14:paraId="661A4264" w14:textId="6549AE0C" w:rsidR="00BC4401" w:rsidRDefault="70E1D292" w:rsidP="00F94EE5">
      <w:pPr>
        <w:adjustRightInd w:val="0"/>
        <w:snapToGrid w:val="0"/>
        <w:spacing w:after="0" w:line="360" w:lineRule="auto"/>
        <w:ind w:firstLine="720"/>
        <w:rPr>
          <w:rFonts w:cs="Times New Roman"/>
          <w:sz w:val="24"/>
          <w:szCs w:val="24"/>
        </w:rPr>
      </w:pPr>
      <w:r w:rsidRPr="70E1D292">
        <w:rPr>
          <w:rFonts w:cs="Times New Roman"/>
          <w:sz w:val="24"/>
          <w:szCs w:val="24"/>
        </w:rPr>
        <w:t xml:space="preserve">Phoenix is a quintessential example of </w:t>
      </w:r>
      <w:r w:rsidR="00327E7B" w:rsidRPr="70E1D292">
        <w:rPr>
          <w:rFonts w:cs="Times New Roman"/>
          <w:sz w:val="24"/>
          <w:szCs w:val="24"/>
        </w:rPr>
        <w:t xml:space="preserve">the </w:t>
      </w:r>
      <w:r w:rsidRPr="70E1D292">
        <w:rPr>
          <w:rFonts w:cs="Times New Roman"/>
          <w:sz w:val="24"/>
          <w:szCs w:val="24"/>
        </w:rPr>
        <w:t xml:space="preserve">“Cadillac Desert” </w:t>
      </w:r>
      <w:r w:rsidRPr="70E1D292">
        <w:rPr>
          <w:rFonts w:cs="Times New Roman"/>
          <w:sz w:val="24"/>
          <w:szCs w:val="24"/>
        </w:rPr>
        <w:fldChar w:fldCharType="begin"/>
      </w:r>
      <w:r w:rsidRPr="70E1D292">
        <w:rPr>
          <w:rFonts w:cs="Times New Roman"/>
          <w:sz w:val="24"/>
          <w:szCs w:val="24"/>
        </w:rPr>
        <w:instrText xml:space="preserve"> ADDIN EN.CITE &lt;EndNote&gt;&lt;Cite&gt;&lt;Author&gt;Reisner&lt;/Author&gt;&lt;Year&gt;1986&lt;/Year&gt;&lt;RecNum&gt;28&lt;/RecNum&gt;&lt;DisplayText&gt;(Reisner 1986)&lt;/DisplayText&gt;&lt;record&gt;&lt;rec-number&gt;28&lt;/rec-number&gt;&lt;foreign-keys&gt;&lt;key app="EN" db-id="2dza5d5rzv2ether0w9v00tzrt5ssz95sspe" timestamp="1784428919"&gt;28&lt;/key&gt;&lt;/foreign-keys&gt;&lt;ref-type name="Book"&gt;6&lt;/ref-type&gt;&lt;contributors&gt;&lt;authors&gt;&lt;author&gt;Reisner, Marc&lt;/author&gt;&lt;/authors&gt;&lt;/contributors&gt;&lt;titles&gt;&lt;title&gt;Cadillac Desert: The American West and Its Disappearing Water&lt;/title&gt;&lt;/titles&gt;&lt;dates&gt;&lt;year&gt;1986&lt;/year&gt;&lt;/dates&gt;&lt;pub-location&gt;New York&lt;/pub-location&gt;&lt;publisher&gt;Penguin Books&lt;/publisher&gt;&lt;isbn&gt;0140178244&lt;/isbn&gt;&lt;urls&gt;&lt;/urls&gt;&lt;/record&gt;&lt;/Cite&gt;&lt;/EndNote&gt;</w:instrText>
      </w:r>
      <w:r w:rsidRPr="70E1D292">
        <w:rPr>
          <w:rFonts w:cs="Times New Roman"/>
          <w:sz w:val="24"/>
          <w:szCs w:val="24"/>
        </w:rPr>
        <w:fldChar w:fldCharType="separate"/>
      </w:r>
      <w:r w:rsidRPr="70E1D292">
        <w:rPr>
          <w:rFonts w:cs="Times New Roman"/>
          <w:noProof/>
          <w:sz w:val="24"/>
          <w:szCs w:val="24"/>
        </w:rPr>
        <w:t>(Reisner 1986)</w:t>
      </w:r>
      <w:r w:rsidRPr="70E1D292">
        <w:rPr>
          <w:rFonts w:cs="Times New Roman"/>
          <w:sz w:val="24"/>
          <w:szCs w:val="24"/>
        </w:rPr>
        <w:fldChar w:fldCharType="end"/>
      </w:r>
      <w:r w:rsidRPr="70E1D292">
        <w:rPr>
          <w:rFonts w:cs="Times New Roman"/>
          <w:sz w:val="24"/>
          <w:szCs w:val="24"/>
        </w:rPr>
        <w:t xml:space="preserve">, </w:t>
      </w:r>
      <w:r w:rsidR="00F94EE5">
        <w:rPr>
          <w:rFonts w:cs="Times New Roman"/>
          <w:sz w:val="24"/>
          <w:szCs w:val="24"/>
        </w:rPr>
        <w:t>where large-scale hydrological engineering projects and extensive use of groundwater and imported surface water have supported rapid urban expansion amid groundwater depletion</w:t>
      </w:r>
      <w:r w:rsidR="0071393A" w:rsidRPr="70E1D292">
        <w:rPr>
          <w:rFonts w:cs="Times New Roman"/>
          <w:sz w:val="24"/>
          <w:szCs w:val="24"/>
        </w:rPr>
        <w:t xml:space="preserve">, ecological </w:t>
      </w:r>
      <w:r w:rsidR="0071393A" w:rsidRPr="70E1D292">
        <w:rPr>
          <w:rFonts w:cs="Times New Roman"/>
          <w:sz w:val="24"/>
          <w:szCs w:val="24"/>
        </w:rPr>
        <w:lastRenderedPageBreak/>
        <w:t xml:space="preserve">degradation, and </w:t>
      </w:r>
      <w:r w:rsidR="00614B9E" w:rsidRPr="70E1D292">
        <w:rPr>
          <w:rFonts w:cs="Times New Roman"/>
          <w:sz w:val="24"/>
          <w:szCs w:val="24"/>
        </w:rPr>
        <w:t xml:space="preserve">growing </w:t>
      </w:r>
      <w:r w:rsidR="0071393A" w:rsidRPr="70E1D292">
        <w:rPr>
          <w:rFonts w:cs="Times New Roman"/>
          <w:sz w:val="24"/>
          <w:szCs w:val="24"/>
        </w:rPr>
        <w:t>socioeconomic uncertainties</w:t>
      </w:r>
      <w:r w:rsidRPr="70E1D292">
        <w:rPr>
          <w:rFonts w:cs="Times New Roman"/>
          <w:sz w:val="24"/>
          <w:szCs w:val="24"/>
        </w:rPr>
        <w:t xml:space="preserve"> </w:t>
      </w:r>
      <w:r w:rsidRPr="70E1D292">
        <w:rPr>
          <w:rFonts w:cs="Times New Roman"/>
          <w:sz w:val="24"/>
          <w:szCs w:val="24"/>
        </w:rPr>
        <w:fldChar w:fldCharType="begin">
          <w:fldData xml:space="preserve">PEVuZE5vdGU+PENpdGU+PEF1dGhvcj5TYWJvPC9BdXRob3I+PFllYXI+MjAxMDwvWWVhcj48UmVj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</w:fldData>
        </w:fldChar>
      </w:r>
      <w:r w:rsidRPr="70E1D292">
        <w:rPr>
          <w:rFonts w:cs="Times New Roman"/>
          <w:sz w:val="24"/>
          <w:szCs w:val="24"/>
        </w:rPr>
        <w:instrText xml:space="preserve"> ADDIN EN.CITE </w:instrText>
      </w:r>
      <w:r w:rsidRPr="70E1D292">
        <w:rPr>
          <w:rFonts w:cs="Times New Roman"/>
          <w:sz w:val="24"/>
          <w:szCs w:val="24"/>
        </w:rPr>
        <w:fldChar w:fldCharType="begin">
          <w:fldData xml:space="preserve">PEVuZE5vdGU+PENpdGU+PEF1dGhvcj5TYWJvPC9BdXRob3I+PFllYXI+MjAxMDwvWWVhcj48UmVj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</w:fldData>
        </w:fldChar>
      </w:r>
      <w:r w:rsidRPr="70E1D292">
        <w:rPr>
          <w:rFonts w:cs="Times New Roman"/>
          <w:sz w:val="24"/>
          <w:szCs w:val="24"/>
        </w:rPr>
        <w:instrText xml:space="preserve"> ADDIN EN.CITE.DATA </w:instrText>
      </w:r>
      <w:r w:rsidRPr="70E1D292">
        <w:rPr>
          <w:rFonts w:cs="Times New Roman"/>
          <w:sz w:val="24"/>
          <w:szCs w:val="24"/>
        </w:rPr>
      </w:r>
      <w:r w:rsidRPr="70E1D292">
        <w:rPr>
          <w:rFonts w:cs="Times New Roman"/>
          <w:sz w:val="24"/>
          <w:szCs w:val="24"/>
        </w:rPr>
        <w:fldChar w:fldCharType="separate"/>
      </w:r>
      <w:r w:rsidRPr="70E1D292">
        <w:rPr>
          <w:rFonts w:cs="Times New Roman"/>
          <w:sz w:val="24"/>
          <w:szCs w:val="24"/>
        </w:rPr>
        <w:fldChar w:fldCharType="end"/>
      </w:r>
      <w:r w:rsidRPr="70E1D292">
        <w:rPr>
          <w:rFonts w:cs="Times New Roman"/>
          <w:sz w:val="24"/>
          <w:szCs w:val="24"/>
        </w:rPr>
      </w:r>
      <w:r w:rsidRPr="70E1D292">
        <w:rPr>
          <w:rFonts w:cs="Times New Roman"/>
          <w:sz w:val="24"/>
          <w:szCs w:val="24"/>
        </w:rPr>
        <w:fldChar w:fldCharType="separate"/>
      </w:r>
      <w:r w:rsidR="00C47228" w:rsidRPr="70E1D292">
        <w:rPr>
          <w:rFonts w:cs="Times New Roman"/>
          <w:noProof/>
          <w:sz w:val="24"/>
          <w:szCs w:val="24"/>
        </w:rPr>
        <w:t>(Sabo et al. 2010; Gilman and Wu 2024; Schulze and Meerow 2025)</w:t>
      </w:r>
      <w:r w:rsidRPr="70E1D292">
        <w:rPr>
          <w:rFonts w:cs="Times New Roman"/>
          <w:sz w:val="24"/>
          <w:szCs w:val="24"/>
        </w:rPr>
        <w:fldChar w:fldCharType="end"/>
      </w:r>
      <w:r w:rsidRPr="70E1D292">
        <w:rPr>
          <w:rFonts w:cs="Times New Roman"/>
          <w:sz w:val="24"/>
          <w:szCs w:val="24"/>
        </w:rPr>
        <w:t>.</w:t>
      </w:r>
      <w:r w:rsidR="00DA0EED" w:rsidRPr="70E1D292">
        <w:rPr>
          <w:rFonts w:cs="Times New Roman"/>
          <w:sz w:val="24"/>
          <w:szCs w:val="24"/>
        </w:rPr>
        <w:t xml:space="preserve">  </w:t>
      </w:r>
      <w:r w:rsidR="006146C2" w:rsidRPr="70E1D292">
        <w:rPr>
          <w:rFonts w:cs="Times New Roman"/>
          <w:sz w:val="24"/>
          <w:szCs w:val="24"/>
        </w:rPr>
        <w:t>Such</w:t>
      </w:r>
      <w:r w:rsidR="00686814" w:rsidRPr="70E1D292">
        <w:rPr>
          <w:rFonts w:cs="Times New Roman"/>
          <w:sz w:val="24"/>
          <w:szCs w:val="24"/>
        </w:rPr>
        <w:t xml:space="preserve"> </w:t>
      </w:r>
      <w:r w:rsidR="006146C2" w:rsidRPr="70E1D292">
        <w:rPr>
          <w:rFonts w:cs="Times New Roman"/>
          <w:sz w:val="24"/>
          <w:szCs w:val="24"/>
        </w:rPr>
        <w:t>rapid urban growth</w:t>
      </w:r>
      <w:r w:rsidR="00686814" w:rsidRPr="70E1D292">
        <w:rPr>
          <w:rFonts w:cs="Times New Roman"/>
          <w:sz w:val="24"/>
          <w:szCs w:val="24"/>
        </w:rPr>
        <w:t xml:space="preserve"> </w:t>
      </w:r>
      <w:r w:rsidR="006146C2" w:rsidRPr="70E1D292">
        <w:rPr>
          <w:rFonts w:cs="Times New Roman"/>
          <w:sz w:val="24"/>
          <w:szCs w:val="24"/>
        </w:rPr>
        <w:t>certainly cannot last</w:t>
      </w:r>
      <w:r w:rsidR="00686814" w:rsidRPr="70E1D292">
        <w:rPr>
          <w:rFonts w:cs="Times New Roman"/>
          <w:sz w:val="24"/>
          <w:szCs w:val="24"/>
        </w:rPr>
        <w:t xml:space="preserve"> forever</w:t>
      </w:r>
      <w:r w:rsidR="007F30F4" w:rsidRPr="70E1D292">
        <w:rPr>
          <w:rFonts w:cs="Times New Roman"/>
          <w:sz w:val="24"/>
          <w:szCs w:val="24"/>
        </w:rPr>
        <w:t xml:space="preserve"> anywhere</w:t>
      </w:r>
      <w:r w:rsidR="006146C2" w:rsidRPr="70E1D292">
        <w:rPr>
          <w:rFonts w:cs="Times New Roman"/>
          <w:sz w:val="24"/>
          <w:szCs w:val="24"/>
        </w:rPr>
        <w:t xml:space="preserve">.  </w:t>
      </w:r>
      <w:r w:rsidR="007F30F4" w:rsidRPr="70E1D292">
        <w:rPr>
          <w:rFonts w:cs="Times New Roman"/>
          <w:sz w:val="24"/>
          <w:szCs w:val="24"/>
        </w:rPr>
        <w:t>R</w:t>
      </w:r>
      <w:r w:rsidR="00A16CCA" w:rsidRPr="70E1D292">
        <w:rPr>
          <w:rFonts w:cs="Times New Roman"/>
          <w:sz w:val="24"/>
          <w:szCs w:val="24"/>
        </w:rPr>
        <w:t>esilient urbanization</w:t>
      </w:r>
      <w:r w:rsidR="00E879F3" w:rsidRPr="70E1D292">
        <w:rPr>
          <w:rFonts w:cs="Times New Roman"/>
          <w:sz w:val="24"/>
          <w:szCs w:val="24"/>
        </w:rPr>
        <w:t>, especially</w:t>
      </w:r>
      <w:r w:rsidR="00A16CCA" w:rsidRPr="70E1D292">
        <w:rPr>
          <w:rFonts w:cs="Times New Roman"/>
          <w:sz w:val="24"/>
          <w:szCs w:val="24"/>
        </w:rPr>
        <w:t xml:space="preserve"> </w:t>
      </w:r>
      <w:r w:rsidR="00762B73" w:rsidRPr="70E1D292">
        <w:rPr>
          <w:rFonts w:cs="Times New Roman"/>
          <w:sz w:val="24"/>
          <w:szCs w:val="24"/>
        </w:rPr>
        <w:t>in</w:t>
      </w:r>
      <w:r w:rsidR="00DC7EC5" w:rsidRPr="70E1D292">
        <w:rPr>
          <w:rFonts w:cs="Times New Roman"/>
          <w:sz w:val="24"/>
          <w:szCs w:val="24"/>
        </w:rPr>
        <w:t xml:space="preserve"> dryland</w:t>
      </w:r>
      <w:r w:rsidR="00762B73" w:rsidRPr="70E1D292">
        <w:rPr>
          <w:rFonts w:cs="Times New Roman"/>
          <w:sz w:val="24"/>
          <w:szCs w:val="24"/>
        </w:rPr>
        <w:t>s</w:t>
      </w:r>
      <w:r w:rsidR="00E879F3" w:rsidRPr="70E1D292">
        <w:rPr>
          <w:rFonts w:cs="Times New Roman"/>
          <w:sz w:val="24"/>
          <w:szCs w:val="24"/>
        </w:rPr>
        <w:t>,</w:t>
      </w:r>
      <w:r w:rsidR="00DC7EC5" w:rsidRPr="70E1D292">
        <w:rPr>
          <w:rFonts w:cs="Times New Roman"/>
          <w:sz w:val="24"/>
          <w:szCs w:val="24"/>
        </w:rPr>
        <w:t xml:space="preserve"> requires </w:t>
      </w:r>
      <w:r w:rsidR="00A16CCA" w:rsidRPr="70E1D292">
        <w:rPr>
          <w:rFonts w:cs="Times New Roman"/>
          <w:sz w:val="24"/>
          <w:szCs w:val="24"/>
        </w:rPr>
        <w:t>sustaining</w:t>
      </w:r>
      <w:r w:rsidR="00DC7EC5" w:rsidRPr="70E1D292">
        <w:rPr>
          <w:rFonts w:cs="Times New Roman"/>
          <w:sz w:val="24"/>
          <w:szCs w:val="24"/>
        </w:rPr>
        <w:t xml:space="preserve"> groundwater </w:t>
      </w:r>
      <w:r w:rsidR="00762B73" w:rsidRPr="70E1D292">
        <w:rPr>
          <w:rFonts w:cs="Times New Roman"/>
          <w:sz w:val="24"/>
          <w:szCs w:val="24"/>
        </w:rPr>
        <w:t>resources,</w:t>
      </w:r>
      <w:r w:rsidR="00BE6400" w:rsidRPr="70E1D292">
        <w:rPr>
          <w:rFonts w:cs="Times New Roman"/>
          <w:sz w:val="24"/>
          <w:szCs w:val="24"/>
        </w:rPr>
        <w:t xml:space="preserve"> </w:t>
      </w:r>
      <w:r w:rsidR="00421552" w:rsidRPr="70E1D292">
        <w:rPr>
          <w:rFonts w:cs="Times New Roman"/>
          <w:sz w:val="24"/>
          <w:szCs w:val="24"/>
        </w:rPr>
        <w:t>which are necessary to</w:t>
      </w:r>
      <w:r w:rsidR="00E879F3" w:rsidRPr="70E1D292">
        <w:rPr>
          <w:rFonts w:cs="Times New Roman"/>
          <w:sz w:val="24"/>
          <w:szCs w:val="24"/>
        </w:rPr>
        <w:t xml:space="preserve"> </w:t>
      </w:r>
      <w:r w:rsidR="00BE6400" w:rsidRPr="70E1D292">
        <w:rPr>
          <w:rFonts w:cs="Times New Roman"/>
          <w:sz w:val="24"/>
          <w:szCs w:val="24"/>
        </w:rPr>
        <w:t xml:space="preserve">buffer climatic variability and </w:t>
      </w:r>
      <w:r w:rsidR="00DE65D5" w:rsidRPr="70E1D292">
        <w:rPr>
          <w:rFonts w:cs="Times New Roman"/>
          <w:sz w:val="24"/>
          <w:szCs w:val="24"/>
        </w:rPr>
        <w:t>enhance</w:t>
      </w:r>
      <w:r w:rsidR="00BE6400" w:rsidRPr="70E1D292">
        <w:rPr>
          <w:rFonts w:cs="Times New Roman"/>
          <w:sz w:val="24"/>
          <w:szCs w:val="24"/>
        </w:rPr>
        <w:t xml:space="preserve"> long-term water security</w:t>
      </w:r>
      <w:r w:rsidR="00762B73" w:rsidRPr="70E1D292">
        <w:rPr>
          <w:rFonts w:cs="Times New Roman"/>
          <w:sz w:val="24"/>
          <w:szCs w:val="24"/>
        </w:rPr>
        <w:t xml:space="preserve"> </w:t>
      </w:r>
      <w:r w:rsidRPr="70E1D292">
        <w:rPr>
          <w:rFonts w:cs="Times New Roman"/>
          <w:sz w:val="24"/>
          <w:szCs w:val="24"/>
        </w:rPr>
        <w:fldChar w:fldCharType="begin">
          <w:fldData xml:space="preserve">PEVuZE5vdGU+PENpdGU+PEF1dGhvcj5GYW1pZ2xpZXR0aTwvQXV0aG9yPjxZZWFyPjIwMTQ8L1ll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</w:fldData>
        </w:fldChar>
      </w:r>
      <w:r w:rsidRPr="70E1D292">
        <w:rPr>
          <w:rFonts w:cs="Times New Roman"/>
          <w:sz w:val="24"/>
          <w:szCs w:val="24"/>
        </w:rPr>
        <w:instrText xml:space="preserve"> ADDIN EN.CITE </w:instrText>
      </w:r>
      <w:r w:rsidRPr="70E1D292">
        <w:rPr>
          <w:rFonts w:cs="Times New Roman"/>
          <w:sz w:val="24"/>
          <w:szCs w:val="24"/>
        </w:rPr>
        <w:fldChar w:fldCharType="begin">
          <w:fldData xml:space="preserve">PEVuZE5vdGU+PENpdGU+PEF1dGhvcj5GYW1pZ2xpZXR0aTwvQXV0aG9yPjxZZWFyPjIwMTQ8L1ll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</w:fldData>
        </w:fldChar>
      </w:r>
      <w:r w:rsidRPr="70E1D292">
        <w:rPr>
          <w:rFonts w:cs="Times New Roman"/>
          <w:sz w:val="24"/>
          <w:szCs w:val="24"/>
        </w:rPr>
        <w:instrText xml:space="preserve"> ADDIN EN.CITE.DATA </w:instrText>
      </w:r>
      <w:r w:rsidRPr="70E1D292">
        <w:rPr>
          <w:rFonts w:cs="Times New Roman"/>
          <w:sz w:val="24"/>
          <w:szCs w:val="24"/>
        </w:rPr>
      </w:r>
      <w:r w:rsidRPr="70E1D292">
        <w:rPr>
          <w:rFonts w:cs="Times New Roman"/>
          <w:sz w:val="24"/>
          <w:szCs w:val="24"/>
        </w:rPr>
        <w:fldChar w:fldCharType="separate"/>
      </w:r>
      <w:r w:rsidRPr="70E1D292">
        <w:rPr>
          <w:rFonts w:cs="Times New Roman"/>
          <w:sz w:val="24"/>
          <w:szCs w:val="24"/>
        </w:rPr>
        <w:fldChar w:fldCharType="end"/>
      </w:r>
      <w:r w:rsidRPr="70E1D292">
        <w:rPr>
          <w:rFonts w:cs="Times New Roman"/>
          <w:sz w:val="24"/>
          <w:szCs w:val="24"/>
        </w:rPr>
      </w:r>
      <w:r w:rsidRPr="70E1D292">
        <w:rPr>
          <w:rFonts w:cs="Times New Roman"/>
          <w:sz w:val="24"/>
          <w:szCs w:val="24"/>
        </w:rPr>
        <w:fldChar w:fldCharType="separate"/>
      </w:r>
      <w:r w:rsidR="00D2313F" w:rsidRPr="70E1D292">
        <w:rPr>
          <w:rFonts w:cs="Times New Roman"/>
          <w:noProof/>
          <w:sz w:val="24"/>
          <w:szCs w:val="24"/>
        </w:rPr>
        <w:t>(Famiglietti 2014; Gleeson et al. 2020; Jenerette 2025)</w:t>
      </w:r>
      <w:r w:rsidRPr="70E1D292">
        <w:rPr>
          <w:rFonts w:cs="Times New Roman"/>
          <w:sz w:val="24"/>
          <w:szCs w:val="24"/>
        </w:rPr>
        <w:fldChar w:fldCharType="end"/>
      </w:r>
      <w:r w:rsidR="007F30F4" w:rsidRPr="70E1D292">
        <w:rPr>
          <w:rFonts w:cs="Times New Roman"/>
          <w:sz w:val="24"/>
          <w:szCs w:val="24"/>
        </w:rPr>
        <w:t>.  But the PMA and other cities in</w:t>
      </w:r>
      <w:r w:rsidR="00197AF5" w:rsidRPr="70E1D292">
        <w:rPr>
          <w:rFonts w:cs="Times New Roman"/>
          <w:sz w:val="24"/>
          <w:szCs w:val="24"/>
        </w:rPr>
        <w:t xml:space="preserve"> the arid American Southwest</w:t>
      </w:r>
      <w:r w:rsidR="007F30F4" w:rsidRPr="70E1D292">
        <w:rPr>
          <w:rFonts w:cs="Times New Roman"/>
          <w:sz w:val="24"/>
          <w:szCs w:val="24"/>
        </w:rPr>
        <w:t xml:space="preserve"> have long suffered from groundwater depletion</w:t>
      </w:r>
      <w:r w:rsidR="00197AF5" w:rsidRPr="70E1D292">
        <w:rPr>
          <w:rFonts w:cs="Times New Roman"/>
          <w:sz w:val="24"/>
          <w:szCs w:val="24"/>
        </w:rPr>
        <w:t xml:space="preserve"> </w:t>
      </w:r>
      <w:r w:rsidRPr="70E1D292">
        <w:rPr>
          <w:rFonts w:cs="Times New Roman"/>
          <w:sz w:val="24"/>
          <w:szCs w:val="24"/>
        </w:rPr>
        <w:fldChar w:fldCharType="begin">
          <w:fldData xml:space="preserve">PEVuZE5vdGU+PENpdGU+PEF1dGhvcj5Cb2xpbjwvQXV0aG9yPjxZZWFyPjIwMTA8L1llYXI+PFJl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PEVuZE5vdGU+PENpdGU+PEF1dGhvcj5Cb2xpbjwvQXV0aG9yPjxZZWFyPjIwMTA8L1llYXI+PFJl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Pr="70E1D292">
        <w:rPr>
          <w:rFonts w:cs="Times New Roman"/>
          <w:sz w:val="24"/>
          <w:szCs w:val="24"/>
        </w:rPr>
      </w:r>
      <w:r w:rsidRPr="70E1D292">
        <w:rPr>
          <w:rFonts w:cs="Times New Roman"/>
          <w:sz w:val="24"/>
          <w:szCs w:val="24"/>
        </w:rPr>
        <w:fldChar w:fldCharType="separate"/>
      </w:r>
      <w:r w:rsidR="00C47228" w:rsidRPr="70E1D292">
        <w:rPr>
          <w:rFonts w:cs="Times New Roman"/>
          <w:noProof/>
          <w:sz w:val="24"/>
          <w:szCs w:val="24"/>
        </w:rPr>
        <w:t>(Bolin et al. 2010; Sabo et al. 2010; Gober et al. 2016; Gilman and Wu 2024)</w:t>
      </w:r>
      <w:r w:rsidRPr="70E1D292">
        <w:rPr>
          <w:rFonts w:cs="Times New Roman"/>
          <w:sz w:val="24"/>
          <w:szCs w:val="24"/>
        </w:rPr>
        <w:fldChar w:fldCharType="end"/>
      </w:r>
      <w:r w:rsidR="00197AF5" w:rsidRPr="70E1D292">
        <w:rPr>
          <w:rFonts w:cs="Times New Roman"/>
          <w:sz w:val="24"/>
          <w:szCs w:val="24"/>
        </w:rPr>
        <w:t xml:space="preserve">.  </w:t>
      </w:r>
      <w:r w:rsidR="007F30F4" w:rsidRPr="70E1D292">
        <w:rPr>
          <w:rFonts w:cs="Times New Roman"/>
          <w:sz w:val="24"/>
          <w:szCs w:val="24"/>
        </w:rPr>
        <w:t xml:space="preserve">To ensure </w:t>
      </w:r>
      <w:r w:rsidR="005E1B47" w:rsidRPr="70E1D292">
        <w:rPr>
          <w:rFonts w:cs="Times New Roman"/>
          <w:sz w:val="24"/>
          <w:szCs w:val="24"/>
        </w:rPr>
        <w:t xml:space="preserve">future </w:t>
      </w:r>
      <w:r w:rsidR="007F30F4" w:rsidRPr="70E1D292">
        <w:rPr>
          <w:rFonts w:cs="Times New Roman"/>
          <w:sz w:val="24"/>
          <w:szCs w:val="24"/>
        </w:rPr>
        <w:t xml:space="preserve">water security of the PMA and other similar dryland cities, it is </w:t>
      </w:r>
      <w:r w:rsidR="0007592E" w:rsidRPr="70E1D292">
        <w:rPr>
          <w:rFonts w:cs="Times New Roman"/>
          <w:sz w:val="24"/>
          <w:szCs w:val="24"/>
        </w:rPr>
        <w:t>imperative</w:t>
      </w:r>
      <w:r w:rsidR="007F30F4" w:rsidRPr="70E1D292">
        <w:rPr>
          <w:rFonts w:cs="Times New Roman"/>
          <w:sz w:val="24"/>
          <w:szCs w:val="24"/>
        </w:rPr>
        <w:t xml:space="preserve"> to understand </w:t>
      </w:r>
      <w:r w:rsidR="00DF0594" w:rsidRPr="70E1D292">
        <w:rPr>
          <w:rFonts w:cs="Times New Roman"/>
          <w:sz w:val="24"/>
          <w:szCs w:val="24"/>
        </w:rPr>
        <w:t xml:space="preserve">how </w:t>
      </w:r>
      <w:r w:rsidR="007F30F4" w:rsidRPr="70E1D292">
        <w:rPr>
          <w:rFonts w:cs="Times New Roman"/>
          <w:sz w:val="24"/>
          <w:szCs w:val="24"/>
        </w:rPr>
        <w:t xml:space="preserve">supply and demand management strategies </w:t>
      </w:r>
      <w:r w:rsidR="00DF0594" w:rsidRPr="70E1D292">
        <w:rPr>
          <w:rFonts w:cs="Times New Roman"/>
          <w:sz w:val="24"/>
          <w:szCs w:val="24"/>
        </w:rPr>
        <w:t xml:space="preserve">could </w:t>
      </w:r>
      <w:r w:rsidR="007F30F4" w:rsidRPr="70E1D292">
        <w:rPr>
          <w:rFonts w:cs="Times New Roman"/>
          <w:sz w:val="24"/>
          <w:szCs w:val="24"/>
        </w:rPr>
        <w:t xml:space="preserve">offset the growing water demands of urban populations.  </w:t>
      </w:r>
    </w:p>
    <w:p w14:paraId="1871ED04" w14:textId="39B90657" w:rsidR="00462DE8" w:rsidRDefault="003C05F6" w:rsidP="003E19E1">
      <w:pPr>
        <w:adjustRightInd w:val="0"/>
        <w:snapToGrid w:val="0"/>
        <w:spacing w:after="0" w:line="360" w:lineRule="auto"/>
        <w:ind w:firstLine="720"/>
        <w:rPr>
          <w:rFonts w:cs="Times New Roman"/>
          <w:sz w:val="24"/>
          <w:szCs w:val="24"/>
        </w:rPr>
      </w:pPr>
      <w:r>
        <w:rPr>
          <w:rFonts w:cs="Times New Roman"/>
          <w:sz w:val="24"/>
          <w:szCs w:val="24"/>
        </w:rPr>
        <w:t>The</w:t>
      </w:r>
      <w:r w:rsidR="004D5DFD">
        <w:rPr>
          <w:rFonts w:cs="Times New Roman"/>
          <w:sz w:val="24"/>
          <w:szCs w:val="24"/>
        </w:rPr>
        <w:t xml:space="preserve"> </w:t>
      </w:r>
      <w:r w:rsidR="00F136DD">
        <w:rPr>
          <w:rFonts w:cs="Times New Roman"/>
          <w:sz w:val="24"/>
          <w:szCs w:val="24"/>
        </w:rPr>
        <w:t>main</w:t>
      </w:r>
      <w:r w:rsidR="004D5DFD">
        <w:rPr>
          <w:rFonts w:cs="Times New Roman"/>
          <w:sz w:val="24"/>
          <w:szCs w:val="24"/>
        </w:rPr>
        <w:t xml:space="preserve"> goal of </w:t>
      </w:r>
      <w:r w:rsidR="002229AA" w:rsidRPr="002229AA">
        <w:rPr>
          <w:rFonts w:cs="Times New Roman"/>
          <w:sz w:val="24"/>
          <w:szCs w:val="24"/>
        </w:rPr>
        <w:t xml:space="preserve">this study </w:t>
      </w:r>
      <w:r w:rsidR="00E10E02">
        <w:rPr>
          <w:rFonts w:cs="Times New Roman"/>
          <w:sz w:val="24"/>
          <w:szCs w:val="24"/>
        </w:rPr>
        <w:t>is</w:t>
      </w:r>
      <w:r w:rsidR="00E10E02" w:rsidRPr="002229AA">
        <w:rPr>
          <w:rFonts w:cs="Times New Roman"/>
          <w:sz w:val="24"/>
          <w:szCs w:val="24"/>
        </w:rPr>
        <w:t xml:space="preserve"> </w:t>
      </w:r>
      <w:r w:rsidR="002229AA" w:rsidRPr="002229AA">
        <w:rPr>
          <w:rFonts w:cs="Times New Roman"/>
          <w:sz w:val="24"/>
          <w:szCs w:val="24"/>
        </w:rPr>
        <w:t xml:space="preserve">to explore </w:t>
      </w:r>
      <w:r w:rsidR="0048033C">
        <w:rPr>
          <w:rFonts w:cs="Times New Roman"/>
          <w:sz w:val="24"/>
          <w:szCs w:val="24"/>
        </w:rPr>
        <w:t xml:space="preserve">the factors influencing </w:t>
      </w:r>
      <w:r w:rsidR="00640F08" w:rsidRPr="002229AA">
        <w:rPr>
          <w:rFonts w:cs="Times New Roman"/>
          <w:sz w:val="24"/>
          <w:szCs w:val="24"/>
        </w:rPr>
        <w:t>the capacity for urban population growth in the PMA</w:t>
      </w:r>
      <w:r w:rsidR="008F6D55">
        <w:rPr>
          <w:rFonts w:cs="Times New Roman"/>
          <w:sz w:val="24"/>
          <w:szCs w:val="24"/>
        </w:rPr>
        <w:t xml:space="preserve">, including </w:t>
      </w:r>
      <w:r w:rsidR="002229AA" w:rsidRPr="002229AA">
        <w:rPr>
          <w:rFonts w:cs="Times New Roman"/>
          <w:sz w:val="24"/>
          <w:szCs w:val="24"/>
        </w:rPr>
        <w:t>groundwater conditions, climate-related changes in surface-water availability, and water</w:t>
      </w:r>
      <w:r w:rsidR="00640F08">
        <w:rPr>
          <w:rFonts w:cs="Times New Roman"/>
          <w:sz w:val="24"/>
          <w:szCs w:val="24"/>
        </w:rPr>
        <w:t xml:space="preserve">-use </w:t>
      </w:r>
      <w:r w:rsidR="002229AA" w:rsidRPr="002229AA">
        <w:rPr>
          <w:rFonts w:cs="Times New Roman"/>
          <w:sz w:val="24"/>
          <w:szCs w:val="24"/>
        </w:rPr>
        <w:t xml:space="preserve">policies.  </w:t>
      </w:r>
      <w:r w:rsidR="004D5DFD">
        <w:rPr>
          <w:rFonts w:cs="Times New Roman"/>
          <w:sz w:val="24"/>
          <w:szCs w:val="24"/>
        </w:rPr>
        <w:t>To this</w:t>
      </w:r>
      <w:r w:rsidR="00944909">
        <w:rPr>
          <w:rFonts w:cs="Times New Roman"/>
          <w:sz w:val="24"/>
          <w:szCs w:val="24"/>
        </w:rPr>
        <w:t xml:space="preserve"> end</w:t>
      </w:r>
      <w:r w:rsidR="004D5DFD">
        <w:rPr>
          <w:rFonts w:cs="Times New Roman"/>
          <w:sz w:val="24"/>
          <w:szCs w:val="24"/>
        </w:rPr>
        <w:t>, w</w:t>
      </w:r>
      <w:r w:rsidR="002229AA" w:rsidRPr="002229AA">
        <w:rPr>
          <w:rFonts w:cs="Times New Roman"/>
          <w:sz w:val="24"/>
          <w:szCs w:val="24"/>
        </w:rPr>
        <w:t xml:space="preserve">e </w:t>
      </w:r>
      <w:r w:rsidR="004D5DFD">
        <w:rPr>
          <w:rFonts w:cs="Times New Roman"/>
          <w:sz w:val="24"/>
          <w:szCs w:val="24"/>
        </w:rPr>
        <w:t>address</w:t>
      </w:r>
      <w:r w:rsidR="002229AA" w:rsidRPr="002229AA">
        <w:rPr>
          <w:rFonts w:cs="Times New Roman"/>
          <w:sz w:val="24"/>
          <w:szCs w:val="24"/>
        </w:rPr>
        <w:t xml:space="preserve"> three specific questions: (1) </w:t>
      </w:r>
      <w:r w:rsidR="00644491" w:rsidRPr="00644491">
        <w:rPr>
          <w:rFonts w:cs="Times New Roman"/>
          <w:sz w:val="24"/>
          <w:szCs w:val="24"/>
        </w:rPr>
        <w:t xml:space="preserve">What is the overall form of the population growth frontier under increasingly stringent </w:t>
      </w:r>
      <w:r w:rsidR="00C263B4">
        <w:rPr>
          <w:rFonts w:cs="Times New Roman"/>
          <w:sz w:val="24"/>
          <w:szCs w:val="24"/>
        </w:rPr>
        <w:t>standards for groundwater sustainability</w:t>
      </w:r>
      <w:r w:rsidR="002229AA" w:rsidRPr="002229AA">
        <w:rPr>
          <w:rFonts w:cs="Times New Roman"/>
          <w:sz w:val="24"/>
          <w:szCs w:val="24"/>
        </w:rPr>
        <w:t>? (2)</w:t>
      </w:r>
      <w:ins w:id="2" w:author="Joshua Gilman" w:date="2026-10-09T11:35:00Z" w16du:dateUtc="2026-10-09T18:35:00Z">
        <w:r w:rsidR="00B5042E">
          <w:rPr>
            <w:rFonts w:cs="Times New Roman"/>
            <w:sz w:val="24"/>
            <w:szCs w:val="24"/>
          </w:rPr>
          <w:t xml:space="preserve"> </w:t>
        </w:r>
        <w:r w:rsidR="00B5042E" w:rsidRPr="002229AA">
          <w:rPr>
            <w:rFonts w:cs="Times New Roman"/>
            <w:sz w:val="24"/>
            <w:szCs w:val="24"/>
          </w:rPr>
          <w:t>How do climate-related reductions in surface-water availability alter the growth frontier?</w:t>
        </w:r>
      </w:ins>
      <w:ins w:id="3" w:author="Joshua Gilman" w:date="2026-10-09T10:18:00Z" w16du:dateUtc="2026-10-09T17:18:00Z">
        <w:r w:rsidR="00971CE7">
          <w:rPr>
            <w:rFonts w:cs="Times New Roman"/>
            <w:sz w:val="24"/>
            <w:szCs w:val="24"/>
          </w:rPr>
          <w:t xml:space="preserve"> </w:t>
        </w:r>
      </w:ins>
      <w:del w:id="4" w:author="Joshua Gilman" w:date="2026-10-09T11:35:00Z" w16du:dateUtc="2026-10-09T18:35:00Z">
        <w:r w:rsidR="002229AA" w:rsidRPr="002229AA" w:rsidDel="00B5042E">
          <w:rPr>
            <w:rFonts w:cs="Times New Roman"/>
            <w:sz w:val="24"/>
            <w:szCs w:val="24"/>
          </w:rPr>
          <w:delText xml:space="preserve"> </w:delText>
        </w:r>
      </w:del>
      <w:del w:id="5" w:author="Joshua Gilman" w:date="2026-10-09T10:18:00Z" w16du:dateUtc="2026-10-09T17:18:00Z">
        <w:r w:rsidR="002229AA" w:rsidRPr="002229AA" w:rsidDel="00971CE7">
          <w:rPr>
            <w:rFonts w:cs="Times New Roman"/>
            <w:sz w:val="24"/>
            <w:szCs w:val="24"/>
          </w:rPr>
          <w:delText xml:space="preserve">How do climate-related reductions in surface-water availability alter the growth frontier? </w:delText>
        </w:r>
      </w:del>
      <w:r w:rsidR="002229AA" w:rsidRPr="002229AA">
        <w:rPr>
          <w:rFonts w:cs="Times New Roman"/>
          <w:sz w:val="24"/>
          <w:szCs w:val="24"/>
        </w:rPr>
        <w:t>(3)</w:t>
      </w:r>
      <w:ins w:id="6" w:author="Joshua Gilman" w:date="2026-10-09T11:35:00Z" w16du:dateUtc="2026-10-09T18:35:00Z">
        <w:r w:rsidR="00B5042E">
          <w:rPr>
            <w:rFonts w:cs="Times New Roman"/>
            <w:sz w:val="24"/>
            <w:szCs w:val="24"/>
          </w:rPr>
          <w:t xml:space="preserve"> </w:t>
        </w:r>
        <w:r w:rsidR="00B5042E" w:rsidRPr="002229AA">
          <w:rPr>
            <w:rFonts w:cs="Times New Roman"/>
            <w:sz w:val="24"/>
            <w:szCs w:val="24"/>
          </w:rPr>
          <w:t>How do alternative water</w:t>
        </w:r>
        <w:r w:rsidR="00B5042E">
          <w:rPr>
            <w:rFonts w:cs="Times New Roman"/>
            <w:sz w:val="24"/>
            <w:szCs w:val="24"/>
          </w:rPr>
          <w:t xml:space="preserve"> policies or their combinations </w:t>
        </w:r>
        <w:r w:rsidR="00B5042E" w:rsidRPr="002229AA">
          <w:rPr>
            <w:rFonts w:cs="Times New Roman"/>
            <w:sz w:val="24"/>
            <w:szCs w:val="24"/>
          </w:rPr>
          <w:t>reshape the growth frontier?</w:t>
        </w:r>
      </w:ins>
      <w:r w:rsidR="002229AA" w:rsidRPr="002229AA">
        <w:rPr>
          <w:rFonts w:cs="Times New Roman"/>
          <w:sz w:val="24"/>
          <w:szCs w:val="24"/>
        </w:rPr>
        <w:t xml:space="preserve"> </w:t>
      </w:r>
      <w:del w:id="7" w:author="Joshua Gilman" w:date="2026-10-09T10:18:00Z" w16du:dateUtc="2026-10-09T17:18:00Z">
        <w:r w:rsidR="002229AA" w:rsidRPr="002229AA" w:rsidDel="00971CE7">
          <w:rPr>
            <w:rFonts w:cs="Times New Roman"/>
            <w:sz w:val="24"/>
            <w:szCs w:val="24"/>
          </w:rPr>
          <w:delText>How do alternative water</w:delText>
        </w:r>
        <w:r w:rsidR="00F05B18" w:rsidDel="00971CE7">
          <w:rPr>
            <w:rFonts w:cs="Times New Roman"/>
            <w:sz w:val="24"/>
            <w:szCs w:val="24"/>
          </w:rPr>
          <w:delText xml:space="preserve"> policies or their combinations </w:delText>
        </w:r>
        <w:r w:rsidR="002229AA" w:rsidRPr="002229AA" w:rsidDel="00971CE7">
          <w:rPr>
            <w:rFonts w:cs="Times New Roman"/>
            <w:sz w:val="24"/>
            <w:szCs w:val="24"/>
          </w:rPr>
          <w:delText>reshape the growth frontier?</w:delText>
        </w:r>
        <w:r w:rsidR="003724EB" w:rsidDel="00971CE7">
          <w:rPr>
            <w:rFonts w:cs="Times New Roman"/>
            <w:sz w:val="24"/>
            <w:szCs w:val="24"/>
          </w:rPr>
          <w:delText xml:space="preserve"> </w:delText>
        </w:r>
      </w:del>
      <w:del w:id="8" w:author="Joshua Gilman" w:date="2026-10-09T11:35:00Z" w16du:dateUtc="2026-10-09T18:35:00Z">
        <w:r w:rsidR="003724EB" w:rsidDel="00B5042E">
          <w:rPr>
            <w:rFonts w:cs="Times New Roman"/>
            <w:sz w:val="24"/>
            <w:szCs w:val="24"/>
          </w:rPr>
          <w:delText xml:space="preserve"> </w:delText>
        </w:r>
      </w:del>
      <w:r w:rsidR="003724EB" w:rsidRPr="003724EB">
        <w:rPr>
          <w:rFonts w:cs="Times New Roman"/>
          <w:sz w:val="24"/>
          <w:szCs w:val="24"/>
        </w:rPr>
        <w:t xml:space="preserve">Addressing these questions </w:t>
      </w:r>
      <w:r w:rsidR="00545538">
        <w:rPr>
          <w:rFonts w:cs="Times New Roman"/>
          <w:sz w:val="24"/>
          <w:szCs w:val="24"/>
        </w:rPr>
        <w:t xml:space="preserve">is not only </w:t>
      </w:r>
      <w:r w:rsidR="00B348E6">
        <w:rPr>
          <w:rFonts w:cs="Times New Roman"/>
          <w:sz w:val="24"/>
          <w:szCs w:val="24"/>
        </w:rPr>
        <w:t xml:space="preserve">vital </w:t>
      </w:r>
      <w:r w:rsidR="00545538">
        <w:rPr>
          <w:rFonts w:cs="Times New Roman"/>
          <w:sz w:val="24"/>
          <w:szCs w:val="24"/>
        </w:rPr>
        <w:t>for anticipatory</w:t>
      </w:r>
      <w:r w:rsidR="005447F9">
        <w:rPr>
          <w:rFonts w:cs="Times New Roman"/>
          <w:sz w:val="24"/>
          <w:szCs w:val="24"/>
        </w:rPr>
        <w:t>,</w:t>
      </w:r>
      <w:r w:rsidR="00545538">
        <w:rPr>
          <w:rFonts w:cs="Times New Roman"/>
          <w:sz w:val="24"/>
          <w:szCs w:val="24"/>
        </w:rPr>
        <w:t xml:space="preserve"> sustainable urban plan</w:t>
      </w:r>
      <w:r w:rsidR="00B80E22">
        <w:rPr>
          <w:rFonts w:cs="Times New Roman"/>
          <w:sz w:val="24"/>
          <w:szCs w:val="24"/>
        </w:rPr>
        <w:t>n</w:t>
      </w:r>
      <w:r w:rsidR="00545538">
        <w:rPr>
          <w:rFonts w:cs="Times New Roman"/>
          <w:sz w:val="24"/>
          <w:szCs w:val="24"/>
        </w:rPr>
        <w:t>ing and governance</w:t>
      </w:r>
      <w:r w:rsidR="003724EB" w:rsidRPr="003724EB">
        <w:rPr>
          <w:rFonts w:cs="Times New Roman"/>
          <w:sz w:val="24"/>
          <w:szCs w:val="24"/>
        </w:rPr>
        <w:t xml:space="preserve"> </w:t>
      </w:r>
      <w:r w:rsidR="00545538">
        <w:rPr>
          <w:rFonts w:cs="Times New Roman"/>
          <w:sz w:val="24"/>
          <w:szCs w:val="24"/>
        </w:rPr>
        <w:t>in</w:t>
      </w:r>
      <w:r w:rsidR="003724EB" w:rsidRPr="003724EB">
        <w:rPr>
          <w:rFonts w:cs="Times New Roman"/>
          <w:sz w:val="24"/>
          <w:szCs w:val="24"/>
        </w:rPr>
        <w:t xml:space="preserve"> the PM</w:t>
      </w:r>
      <w:r w:rsidR="00545538">
        <w:rPr>
          <w:rFonts w:cs="Times New Roman"/>
          <w:sz w:val="24"/>
          <w:szCs w:val="24"/>
        </w:rPr>
        <w:t>A, but also has useful implications for</w:t>
      </w:r>
      <w:r w:rsidR="005625EE">
        <w:rPr>
          <w:rFonts w:cs="Times New Roman"/>
          <w:sz w:val="24"/>
          <w:szCs w:val="24"/>
        </w:rPr>
        <w:t xml:space="preserve"> </w:t>
      </w:r>
      <w:r w:rsidR="00545538">
        <w:rPr>
          <w:rFonts w:cs="Times New Roman"/>
          <w:sz w:val="24"/>
          <w:szCs w:val="24"/>
        </w:rPr>
        <w:t>other</w:t>
      </w:r>
      <w:r w:rsidR="005625EE">
        <w:rPr>
          <w:rFonts w:cs="Times New Roman"/>
          <w:sz w:val="24"/>
          <w:szCs w:val="24"/>
        </w:rPr>
        <w:t xml:space="preserve"> </w:t>
      </w:r>
      <w:r w:rsidR="003724EB" w:rsidRPr="003724EB">
        <w:rPr>
          <w:rFonts w:cs="Times New Roman"/>
          <w:sz w:val="24"/>
          <w:szCs w:val="24"/>
        </w:rPr>
        <w:t xml:space="preserve">dryland cities </w:t>
      </w:r>
      <w:r w:rsidR="005135CF">
        <w:rPr>
          <w:rFonts w:cs="Times New Roman"/>
          <w:sz w:val="24"/>
          <w:szCs w:val="24"/>
        </w:rPr>
        <w:t>under similar development pressures</w:t>
      </w:r>
      <w:r w:rsidR="003724EB" w:rsidRPr="003724EB">
        <w:rPr>
          <w:rFonts w:cs="Times New Roman"/>
          <w:sz w:val="24"/>
          <w:szCs w:val="24"/>
        </w:rPr>
        <w:t>.</w:t>
      </w:r>
    </w:p>
    <w:p w14:paraId="659E8180" w14:textId="77777777" w:rsidR="00462CFA" w:rsidRPr="00FC59DA" w:rsidRDefault="00462CFA" w:rsidP="003E19E1">
      <w:pPr>
        <w:adjustRightInd w:val="0"/>
        <w:snapToGrid w:val="0"/>
        <w:spacing w:after="0" w:line="360" w:lineRule="auto"/>
        <w:ind w:firstLine="720"/>
        <w:rPr>
          <w:rFonts w:cs="Times New Roman"/>
          <w:sz w:val="24"/>
          <w:szCs w:val="24"/>
        </w:rPr>
      </w:pPr>
    </w:p>
    <w:p w14:paraId="0CDAFD8B" w14:textId="77777777" w:rsidR="004653CF" w:rsidRPr="00FC59DA" w:rsidRDefault="003C05F6" w:rsidP="00BF0121">
      <w:pPr>
        <w:pStyle w:val="Heading1"/>
        <w:adjustRightInd w:val="0"/>
        <w:snapToGrid w:val="0"/>
        <w:spacing w:before="0" w:after="0" w:line="360" w:lineRule="auto"/>
        <w:rPr>
          <w:rFonts w:cs="Times New Roman"/>
          <w:szCs w:val="24"/>
        </w:rPr>
      </w:pPr>
      <w:r w:rsidRPr="00FC59DA">
        <w:rPr>
          <w:rFonts w:cs="Times New Roman"/>
          <w:szCs w:val="24"/>
        </w:rPr>
        <w:t>2. Methods</w:t>
      </w:r>
    </w:p>
    <w:p w14:paraId="483D8281" w14:textId="77777777" w:rsidR="004653CF" w:rsidRPr="00EE5FD0" w:rsidRDefault="003C05F6" w:rsidP="00EE5FD0">
      <w:pPr>
        <w:pStyle w:val="Heading2"/>
      </w:pPr>
      <w:r w:rsidRPr="00EE5FD0">
        <w:t xml:space="preserve">2.1 Study area </w:t>
      </w:r>
    </w:p>
    <w:p w14:paraId="58802439" w14:textId="4399270D" w:rsidR="00130B75" w:rsidRDefault="003C05F6" w:rsidP="0041303E">
      <w:pPr>
        <w:adjustRightInd w:val="0"/>
        <w:snapToGrid w:val="0"/>
        <w:spacing w:after="0" w:line="360" w:lineRule="auto"/>
        <w:rPr>
          <w:rFonts w:cs="Times New Roman"/>
          <w:sz w:val="24"/>
          <w:szCs w:val="24"/>
        </w:rPr>
      </w:pPr>
      <w:r w:rsidRPr="006D2BAE">
        <w:rPr>
          <w:rFonts w:cs="Times New Roman"/>
          <w:sz w:val="24"/>
          <w:szCs w:val="24"/>
        </w:rPr>
        <w:t xml:space="preserve">The PMA is an agglomeration of </w:t>
      </w:r>
      <w:r w:rsidR="002D7A6E">
        <w:rPr>
          <w:rFonts w:cs="Times New Roman"/>
          <w:sz w:val="24"/>
          <w:szCs w:val="24"/>
        </w:rPr>
        <w:t>20</w:t>
      </w:r>
      <w:r w:rsidRPr="006D2BAE">
        <w:rPr>
          <w:rFonts w:cs="Times New Roman"/>
          <w:sz w:val="24"/>
          <w:szCs w:val="24"/>
        </w:rPr>
        <w:t xml:space="preserve"> cities in central Arizona, USA</w:t>
      </w:r>
      <w:r w:rsidR="00C3621D">
        <w:rPr>
          <w:rFonts w:cs="Times New Roman"/>
          <w:sz w:val="24"/>
          <w:szCs w:val="24"/>
        </w:rPr>
        <w:t>, including</w:t>
      </w:r>
      <w:r w:rsidRPr="006D2BAE">
        <w:rPr>
          <w:rFonts w:cs="Times New Roman"/>
          <w:sz w:val="24"/>
          <w:szCs w:val="24"/>
        </w:rPr>
        <w:t xml:space="preserve"> </w:t>
      </w:r>
      <w:r w:rsidR="00C3621D" w:rsidRPr="006D2BAE">
        <w:rPr>
          <w:rFonts w:cs="Times New Roman"/>
          <w:sz w:val="24"/>
          <w:szCs w:val="24"/>
        </w:rPr>
        <w:t xml:space="preserve">Phoenix, </w:t>
      </w:r>
      <w:r w:rsidRPr="006D2BAE">
        <w:rPr>
          <w:rFonts w:cs="Times New Roman"/>
          <w:sz w:val="24"/>
          <w:szCs w:val="24"/>
        </w:rPr>
        <w:t xml:space="preserve">Tempe, Scottsdale, </w:t>
      </w:r>
      <w:r w:rsidR="00C3621D" w:rsidRPr="006D2BAE">
        <w:rPr>
          <w:rFonts w:cs="Times New Roman"/>
          <w:sz w:val="24"/>
          <w:szCs w:val="24"/>
        </w:rPr>
        <w:t xml:space="preserve">Paradise Valley, </w:t>
      </w:r>
      <w:r w:rsidRPr="006D2BAE">
        <w:rPr>
          <w:rFonts w:cs="Times New Roman"/>
          <w:sz w:val="24"/>
          <w:szCs w:val="24"/>
        </w:rPr>
        <w:t xml:space="preserve">Fountain Hills, Surprise, Gilbert, Chandler, </w:t>
      </w:r>
      <w:r w:rsidR="00C3621D" w:rsidRPr="006D2BAE">
        <w:rPr>
          <w:rFonts w:cs="Times New Roman"/>
          <w:sz w:val="24"/>
          <w:szCs w:val="24"/>
        </w:rPr>
        <w:t xml:space="preserve">Glendale, </w:t>
      </w:r>
      <w:r w:rsidR="00C3621D">
        <w:rPr>
          <w:rFonts w:cs="Times New Roman"/>
          <w:sz w:val="24"/>
          <w:szCs w:val="24"/>
        </w:rPr>
        <w:t xml:space="preserve">and </w:t>
      </w:r>
      <w:r w:rsidRPr="006D2BAE">
        <w:rPr>
          <w:rFonts w:cs="Times New Roman"/>
          <w:sz w:val="24"/>
          <w:szCs w:val="24"/>
        </w:rPr>
        <w:t>Mesa</w:t>
      </w:r>
      <w:r w:rsidR="00516539">
        <w:rPr>
          <w:rFonts w:cs="Times New Roman"/>
          <w:sz w:val="24"/>
          <w:szCs w:val="24"/>
        </w:rPr>
        <w:t xml:space="preserve"> </w:t>
      </w:r>
      <w:r w:rsidRPr="006D2BAE">
        <w:rPr>
          <w:rFonts w:cs="Times New Roman"/>
          <w:sz w:val="24"/>
          <w:szCs w:val="24"/>
        </w:rPr>
        <w:t xml:space="preserve">(Fig. 1). </w:t>
      </w:r>
      <w:r w:rsidR="00516539">
        <w:rPr>
          <w:rFonts w:cs="Times New Roman"/>
          <w:sz w:val="24"/>
          <w:szCs w:val="24"/>
        </w:rPr>
        <w:t xml:space="preserve"> </w:t>
      </w:r>
      <w:r w:rsidR="008D0324" w:rsidRPr="008D0324">
        <w:rPr>
          <w:rFonts w:cs="Times New Roman"/>
          <w:sz w:val="24"/>
          <w:szCs w:val="24"/>
        </w:rPr>
        <w:t xml:space="preserve">The region has experienced </w:t>
      </w:r>
      <w:r w:rsidR="008D0324">
        <w:rPr>
          <w:rFonts w:cs="Times New Roman"/>
          <w:sz w:val="24"/>
          <w:szCs w:val="24"/>
        </w:rPr>
        <w:t xml:space="preserve">one of the fastest </w:t>
      </w:r>
      <w:r w:rsidR="00294F66">
        <w:rPr>
          <w:rFonts w:cs="Times New Roman"/>
          <w:sz w:val="24"/>
          <w:szCs w:val="24"/>
        </w:rPr>
        <w:t xml:space="preserve">rates of </w:t>
      </w:r>
      <w:r w:rsidR="008D0324">
        <w:rPr>
          <w:rFonts w:cs="Times New Roman"/>
          <w:sz w:val="24"/>
          <w:szCs w:val="24"/>
        </w:rPr>
        <w:t>urban expansion in the United States during</w:t>
      </w:r>
      <w:r w:rsidR="008D0324" w:rsidRPr="008D0324">
        <w:rPr>
          <w:rFonts w:cs="Times New Roman"/>
          <w:sz w:val="24"/>
          <w:szCs w:val="24"/>
        </w:rPr>
        <w:t xml:space="preserve"> </w:t>
      </w:r>
      <w:r w:rsidR="00FC75B5">
        <w:rPr>
          <w:rFonts w:cs="Times New Roman"/>
          <w:sz w:val="24"/>
          <w:szCs w:val="24"/>
        </w:rPr>
        <w:t xml:space="preserve">the past several decades </w:t>
      </w:r>
      <w:r>
        <w:rPr>
          <w:rFonts w:cs="Times New Roman"/>
          <w:sz w:val="24"/>
          <w:szCs w:val="24"/>
        </w:rPr>
        <w:fldChar w:fldCharType="begin"/>
      </w:r>
      <w:r w:rsidR="00A92205">
        <w:rPr>
          <w:rFonts w:cs="Times New Roman"/>
          <w:sz w:val="24"/>
          <w:szCs w:val="24"/>
        </w:rPr>
        <w:instrText xml:space="preserve"> ADDIN EN.CITE &lt;EndNote&gt;&lt;Cite&gt;&lt;Author&gt;Wu&lt;/Author&gt;&lt;Year&gt;2011&lt;/Year&gt;&lt;RecNum&gt;99&lt;/RecNum&gt;&lt;DisplayText&gt;(Wu et al. 2011)&lt;/DisplayText&gt;&lt;record&gt;&lt;rec-number&gt;99&lt;/rec-number&gt;&lt;foreign-keys&gt;&lt;key app="EN" db-id="2dza5d5rzv2ether0w9v00tzrt5ssz95sspe" timestamp="1785120274"&gt;99&lt;/key&gt;&lt;/foreign-keys&gt;&lt;ref-type name="Journal Article"&gt;17&lt;/ref-type&gt;&lt;contributors&gt;&lt;authors&gt;&lt;author&gt;Wu, Jianguo&lt;/author&gt;&lt;author&gt;Jenerette, G. Darrel&lt;/author&gt;&lt;author&gt;Buyantuyev, Alexander&lt;/author&gt;&lt;author&gt;Redman, Charles L.&lt;/author&gt;&lt;/authors&gt;&lt;/contributors&gt;&lt;titles&gt;&lt;title&gt;Quantifying spatiotemporal patterns of urbanization: The case of the two fastest growing metropolitan regions in the United States&lt;/title&gt;&lt;secondary-title&gt;Ecological Complexity&lt;/secondary-title&gt;&lt;/titles&gt;&lt;periodical&gt;&lt;full-title&gt;Ecological Complexity&lt;/full-title&gt;&lt;abbr-1&gt;Ecol Complex&lt;/abbr-1&gt;&lt;/periodical&gt;&lt;pages&gt;1-8&lt;/pages&gt;&lt;volume&gt;8&lt;/volume&gt;&lt;number&gt;1&lt;/number&gt;&lt;dates&gt;&lt;year&gt;2011&lt;/year&gt;&lt;/dates&gt;&lt;urls&gt;&lt;/urls&gt;&lt;electronic-resource-num&gt;https://doi.org/10.1016/j.ecocom.2010.03.002&lt;/electronic-resource-num&gt;&lt;/record&gt;&lt;/Cite&gt;&lt;/EndNote&gt;</w:instrText>
      </w:r>
      <w:r>
        <w:rPr>
          <w:rFonts w:cs="Times New Roman"/>
          <w:sz w:val="24"/>
          <w:szCs w:val="24"/>
        </w:rPr>
        <w:fldChar w:fldCharType="separate"/>
      </w:r>
      <w:r>
        <w:rPr>
          <w:rFonts w:cs="Times New Roman"/>
          <w:noProof/>
          <w:sz w:val="24"/>
          <w:szCs w:val="24"/>
        </w:rPr>
        <w:t>(Wu et al. 2011)</w:t>
      </w:r>
      <w:r>
        <w:rPr>
          <w:rFonts w:cs="Times New Roman"/>
          <w:sz w:val="24"/>
          <w:szCs w:val="24"/>
        </w:rPr>
        <w:fldChar w:fldCharType="end"/>
      </w:r>
      <w:r w:rsidR="00F73976">
        <w:rPr>
          <w:rFonts w:cs="Times New Roman"/>
          <w:sz w:val="24"/>
          <w:szCs w:val="24"/>
        </w:rPr>
        <w:t xml:space="preserve">, surging from under one million people in 1970 to about 5 million residents today </w:t>
      </w:r>
      <w:r w:rsidR="00E12E3E">
        <w:rPr>
          <w:rFonts w:cs="Times New Roman"/>
          <w:sz w:val="24"/>
          <w:szCs w:val="24"/>
        </w:rPr>
        <w:fldChar w:fldCharType="begin"/>
      </w:r>
      <w:r w:rsidR="009079E1">
        <w:rPr>
          <w:rFonts w:cs="Times New Roman"/>
          <w:sz w:val="24"/>
          <w:szCs w:val="24"/>
        </w:rPr>
        <w:instrText xml:space="preserve"> ADDIN EN.CITE &lt;EndNote&gt;&lt;Cite&gt;&lt;Author&gt;U. S. Census Bureau&lt;/Author&gt;&lt;Year&gt;1973&lt;/Year&gt;&lt;RecNum&gt;104&lt;/RecNum&gt;&lt;DisplayText&gt;(U. S. Census Bureau 1973, 2026)&lt;/DisplayText&gt;&lt;record&gt;&lt;rec-number&gt;104&lt;/rec-number&gt;&lt;foreign-keys&gt;&lt;key app="EN" db-id="2dza5d5rzv2ether0w9v00tzrt5ssz95sspe" timestamp="1786661555"&gt;104&lt;/key&gt;&lt;/foreign-keys&gt;&lt;ref-type name="Report"&gt;27&lt;/ref-type&gt;&lt;contributors&gt;&lt;authors&gt;&lt;author&gt;U. S. Census Bureau,&lt;/author&gt;&lt;/authors&gt;&lt;/contributors&gt;&lt;titles&gt;&lt;title&gt;1970 Census of Population: Characteristics of the Population, Volume I, Part 4, Arizona&lt;/title&gt;&lt;/titles&gt;&lt;dates&gt;&lt;year&gt;1973&lt;/year&gt;&lt;/dates&gt;&lt;pub-location&gt;Washington, DC&lt;/pub-location&gt;&lt;publisher&gt;U.S. Department of Commerce&lt;/publisher&gt;&lt;urls&gt;&lt;related-urls&gt;&lt;url&gt;https://www2.census.gov/prod2/decennial/documents/1970a_az-04.pdf&lt;/url&gt;&lt;/related-urls&gt;&lt;/urls&gt;&lt;access-date&gt;12 August 2026&lt;/access-date&gt;&lt;/record&gt;&lt;/Cite&gt;&lt;Cite&gt;&lt;Author&gt;U. S. Census Bureau&lt;/Author&gt;&lt;Year&gt;2026&lt;/Year&gt;&lt;RecNum&gt;105&lt;/RecNum&gt;&lt;record&gt;&lt;rec-number&gt;105&lt;/rec-number&gt;&lt;foreign-keys&gt;&lt;key app="EN" db-id="2dza5d5rzv2ether0w9v00tzrt5ssz95sspe" timestamp="1786661555"&gt;105&lt;/key&gt;&lt;/foreign-keys&gt;&lt;ref-type name="Report"&gt;27&lt;/ref-type&gt;&lt;contributors&gt;&lt;authors&gt;&lt;author&gt;U. S. Census Bureau,&lt;/author&gt;&lt;/authors&gt;&lt;/contributors&gt;&lt;titles&gt;&lt;title&gt;Slow Growth Impacts Nation&amp;apos;s Largest Counties Hardest&lt;/title&gt;&lt;/titles&gt;&lt;number&gt;CB26-56&lt;/number&gt;&lt;dates&gt;&lt;year&gt;2026&lt;/year&gt;&lt;pub-dates&gt;&lt;date&gt;2026/03/26&lt;/date&gt;&lt;/pub-dates&gt;&lt;/dates&gt;&lt;pub-location&gt;Washington, DC&lt;/pub-location&gt;&lt;publisher&gt;U.S. Census Bureau&lt;/publisher&gt;&lt;urls&gt;&lt;related-urls&gt;&lt;url&gt;https://www.census.gov/newsroom/press-releases/2026/2025-popest-metro-micro-counties.html&lt;/url&gt;&lt;/related-urls&gt;&lt;/urls&gt;&lt;access-date&gt;12 August 2026&lt;/access-date&gt;&lt;/record&gt;&lt;/Cite&gt;&lt;/EndNote&gt;</w:instrText>
      </w:r>
      <w:r w:rsidR="00E12E3E">
        <w:rPr>
          <w:rFonts w:cs="Times New Roman"/>
          <w:sz w:val="24"/>
          <w:szCs w:val="24"/>
        </w:rPr>
        <w:fldChar w:fldCharType="separate"/>
      </w:r>
      <w:r w:rsidR="00E12E3E">
        <w:rPr>
          <w:rFonts w:cs="Times New Roman"/>
          <w:noProof/>
          <w:sz w:val="24"/>
          <w:szCs w:val="24"/>
        </w:rPr>
        <w:t>(U. S. Census Bureau 1973, 2026)</w:t>
      </w:r>
      <w:r w:rsidR="00E12E3E">
        <w:rPr>
          <w:rFonts w:cs="Times New Roman"/>
          <w:sz w:val="24"/>
          <w:szCs w:val="24"/>
        </w:rPr>
        <w:fldChar w:fldCharType="end"/>
      </w:r>
      <w:r w:rsidR="00F73976">
        <w:rPr>
          <w:rFonts w:cs="Times New Roman"/>
          <w:sz w:val="24"/>
          <w:szCs w:val="24"/>
        </w:rPr>
        <w:t xml:space="preserve">.  </w:t>
      </w:r>
      <w:r w:rsidRPr="006D2BAE">
        <w:rPr>
          <w:rFonts w:cs="Times New Roman"/>
          <w:sz w:val="24"/>
          <w:szCs w:val="24"/>
        </w:rPr>
        <w:t>Located in the Sonoran Desert, the PMA receives a</w:t>
      </w:r>
      <w:r w:rsidR="008F0272">
        <w:rPr>
          <w:rFonts w:cs="Times New Roman"/>
          <w:sz w:val="24"/>
          <w:szCs w:val="24"/>
        </w:rPr>
        <w:t xml:space="preserve">n </w:t>
      </w:r>
      <w:r w:rsidRPr="006D2BAE">
        <w:rPr>
          <w:rFonts w:cs="Times New Roman"/>
          <w:sz w:val="24"/>
          <w:szCs w:val="24"/>
        </w:rPr>
        <w:t xml:space="preserve">annual average of 180 mm of precipitation </w:t>
      </w:r>
      <w:r>
        <w:rPr>
          <w:rFonts w:cs="Times New Roman"/>
          <w:sz w:val="24"/>
          <w:szCs w:val="24"/>
        </w:rPr>
        <w:fldChar w:fldCharType="begin"/>
      </w:r>
      <w:r w:rsidR="00140B35">
        <w:rPr>
          <w:rFonts w:cs="Times New Roman"/>
          <w:sz w:val="24"/>
          <w:szCs w:val="24"/>
        </w:rPr>
        <w:instrText xml:space="preserve"> ADDIN EN.CITE &lt;EndNote&gt;&lt;Cite&gt;&lt;Author&gt;Whitford&lt;/Author&gt;&lt;Year&gt;2020&lt;/Year&gt;&lt;RecNum&gt;1064&lt;/RecNum&gt;&lt;DisplayText&gt;(Whitford and Duval 2020)&lt;/DisplayText&gt;&lt;record&gt;&lt;rec-number&gt;1064&lt;/rec-number&gt;&lt;foreign-keys&gt;&lt;key app="EN" db-id="esavd0e0ppdrawee92qxvpenxpf9spfs5tvs" timestamp="1684348886" guid="023a0bc4-2f31-4ea3-8585-8413618c07b5"&gt;1064&lt;/key&gt;&lt;/foreign-keys&gt;&lt;ref-type name="Book"&gt;6&lt;/ref-type&gt;&lt;contributors&gt;&lt;authors&gt;&lt;author&gt;Whitford, W.G.&lt;/author&gt;&lt;author&gt;Duval, B. D.&lt;/author&gt;&lt;/authors&gt;&lt;/contributors&gt;&lt;titles&gt;&lt;title&gt;The ecology of desert systems&lt;/title&gt;&lt;/titles&gt;&lt;dates&gt;&lt;year&gt;2020&lt;/year&gt;&lt;/dates&gt;&lt;pub-location&gt;London (UK)&lt;/pub-location&gt;&lt;publisher&gt;Academic Press&lt;/publisher&gt;&lt;urls&gt;&lt;/urls&gt;&lt;/record&gt;&lt;/Cite&gt;&lt;/EndNote&gt;</w:instrText>
      </w:r>
      <w:r>
        <w:rPr>
          <w:rFonts w:cs="Times New Roman"/>
          <w:sz w:val="24"/>
          <w:szCs w:val="24"/>
        </w:rPr>
        <w:fldChar w:fldCharType="separate"/>
      </w:r>
      <w:r>
        <w:rPr>
          <w:rFonts w:cs="Times New Roman"/>
          <w:noProof/>
          <w:sz w:val="24"/>
          <w:szCs w:val="24"/>
        </w:rPr>
        <w:t>(Whitford and Duval 2020)</w:t>
      </w:r>
      <w:r>
        <w:rPr>
          <w:rFonts w:cs="Times New Roman"/>
          <w:sz w:val="24"/>
          <w:szCs w:val="24"/>
        </w:rPr>
        <w:fldChar w:fldCharType="end"/>
      </w:r>
      <w:r>
        <w:rPr>
          <w:rFonts w:cs="Times New Roman"/>
          <w:sz w:val="24"/>
          <w:szCs w:val="24"/>
        </w:rPr>
        <w:t>.</w:t>
      </w:r>
      <w:r w:rsidR="00D949C7">
        <w:rPr>
          <w:rFonts w:cs="Times New Roman"/>
          <w:sz w:val="24"/>
          <w:szCs w:val="24"/>
        </w:rPr>
        <w:t xml:space="preserve">  </w:t>
      </w:r>
      <w:r w:rsidR="00185E1F">
        <w:rPr>
          <w:rFonts w:cs="Times New Roman"/>
          <w:sz w:val="24"/>
          <w:szCs w:val="24"/>
        </w:rPr>
        <w:t>The</w:t>
      </w:r>
      <w:r w:rsidRPr="006D2BAE">
        <w:rPr>
          <w:rFonts w:cs="Times New Roman"/>
          <w:sz w:val="24"/>
          <w:szCs w:val="24"/>
        </w:rPr>
        <w:t xml:space="preserve"> PMA </w:t>
      </w:r>
      <w:r w:rsidR="00185E1F">
        <w:rPr>
          <w:rFonts w:cs="Times New Roman"/>
          <w:sz w:val="24"/>
          <w:szCs w:val="24"/>
        </w:rPr>
        <w:t>has</w:t>
      </w:r>
      <w:r w:rsidRPr="006D2BAE">
        <w:rPr>
          <w:rFonts w:cs="Times New Roman"/>
          <w:sz w:val="24"/>
          <w:szCs w:val="24"/>
        </w:rPr>
        <w:t xml:space="preserve"> three main physical water inputs: the Salt-Verde River System (29% of total supply), the Colorado River System (32% of total supply), and the regional aquifer (38% of total supply) </w:t>
      </w:r>
      <w:r>
        <w:rPr>
          <w:rFonts w:cs="Times New Roman"/>
          <w:sz w:val="24"/>
          <w:szCs w:val="24"/>
        </w:rPr>
        <w:fldChar w:fldCharType="begin"/>
      </w:r>
      <w:r w:rsidR="007F3123">
        <w:rPr>
          <w:rFonts w:cs="Times New Roman"/>
          <w:sz w:val="24"/>
          <w:szCs w:val="24"/>
        </w:rPr>
        <w:instrText xml:space="preserve"> ADDIN EN.CITE &lt;EndNote&gt;&lt;Cite ExcludeAuth="1"&gt;&lt;Author&gt;Arizona Department of Water Resources&lt;/Author&gt;&lt;Year&gt;2024&lt;/Year&gt;&lt;RecNum&gt;108&lt;/RecNum&gt;&lt;Prefix&gt;ADWR &lt;/Prefix&gt;&lt;DisplayText&gt;(ADWR 2024b)&lt;/DisplayText&gt;&lt;record&gt;&lt;rec-number&gt;108&lt;/rec-number&gt;&lt;foreign-keys&gt;&lt;key app="EN" db-id="2dza5d5rzv2ether0w9v00tzrt5ssz95sspe" timestamp="1786825839"&gt;108&lt;/key&gt;&lt;/foreign-keys&gt;&lt;ref-type name="Web Page"&gt;12&lt;/ref-type&gt;&lt;contributors&gt;&lt;authors&gt;&lt;author&gt;Arizona Department of Water Resources,&lt;/author&gt;&lt;/authors&gt;&lt;/contributors&gt;&lt;titles&gt;&lt;title&gt;Supply and Demand Water Dashboard&lt;/title&gt;&lt;/titles&gt;&lt;volume&gt;2024&lt;/volume&gt;&lt;number&gt;1 October&lt;/number&gt;&lt;dates&gt;&lt;year&gt;2024&lt;/year&gt;&lt;/dates&gt;&lt;urls&gt;&lt;related-urls&gt;&lt;url&gt;https://www.azwater.gov/supply-demand&lt;/url&gt;&lt;/related-urls&gt;&lt;/urls&gt;&lt;/record&gt;&lt;/Cite&gt;&lt;/EndNote&gt;</w:instrText>
      </w:r>
      <w:r>
        <w:rPr>
          <w:rFonts w:cs="Times New Roman"/>
          <w:sz w:val="24"/>
          <w:szCs w:val="24"/>
        </w:rPr>
        <w:fldChar w:fldCharType="separate"/>
      </w:r>
      <w:r w:rsidR="007F3123">
        <w:rPr>
          <w:rFonts w:cs="Times New Roman"/>
          <w:noProof/>
          <w:sz w:val="24"/>
          <w:szCs w:val="24"/>
        </w:rPr>
        <w:t>(ADWR 2024b)</w:t>
      </w:r>
      <w:r>
        <w:rPr>
          <w:rFonts w:cs="Times New Roman"/>
          <w:sz w:val="24"/>
          <w:szCs w:val="24"/>
        </w:rPr>
        <w:fldChar w:fldCharType="end"/>
      </w:r>
      <w:r>
        <w:rPr>
          <w:rFonts w:cs="Times New Roman"/>
          <w:sz w:val="24"/>
          <w:szCs w:val="24"/>
        </w:rPr>
        <w:t xml:space="preserve">. </w:t>
      </w:r>
      <w:r w:rsidR="00426C02">
        <w:rPr>
          <w:rFonts w:cs="Times New Roman"/>
          <w:sz w:val="24"/>
          <w:szCs w:val="24"/>
        </w:rPr>
        <w:t xml:space="preserve"> </w:t>
      </w:r>
      <w:r w:rsidRPr="006D2BAE">
        <w:rPr>
          <w:rFonts w:cs="Times New Roman"/>
          <w:sz w:val="24"/>
          <w:szCs w:val="24"/>
        </w:rPr>
        <w:t>Unregulated groundwater pumping throughout the 1950s</w:t>
      </w:r>
      <w:r w:rsidR="005421A4">
        <w:rPr>
          <w:rFonts w:cs="Times New Roman"/>
          <w:sz w:val="24"/>
          <w:szCs w:val="24"/>
        </w:rPr>
        <w:t>-</w:t>
      </w:r>
      <w:r w:rsidRPr="006D2BAE">
        <w:rPr>
          <w:rFonts w:cs="Times New Roman"/>
          <w:sz w:val="24"/>
          <w:szCs w:val="24"/>
        </w:rPr>
        <w:lastRenderedPageBreak/>
        <w:t xml:space="preserve">1970s prompted the state of Arizona to pass the Groundwater Management Act of 1980, which prohibited agricultural expansion and set limits on groundwater pumping. </w:t>
      </w:r>
      <w:r w:rsidR="005421A4">
        <w:rPr>
          <w:rFonts w:cs="Times New Roman"/>
          <w:sz w:val="24"/>
          <w:szCs w:val="24"/>
        </w:rPr>
        <w:t xml:space="preserve"> </w:t>
      </w:r>
      <w:r>
        <w:rPr>
          <w:rFonts w:cs="Times New Roman"/>
          <w:sz w:val="24"/>
          <w:szCs w:val="24"/>
        </w:rPr>
        <w:t>As part of this framework, the Assured Water Supply Rules require new urban development projects in the PMA to demonstrate a water supply that is physically, legally, and continuously available for 100 years.</w:t>
      </w:r>
    </w:p>
    <w:p w14:paraId="5D9DDFCB" w14:textId="135145E0" w:rsidR="00E52012" w:rsidRDefault="70E1D292" w:rsidP="006D2BAE">
      <w:pPr>
        <w:adjustRightInd w:val="0"/>
        <w:snapToGrid w:val="0"/>
        <w:spacing w:after="0" w:line="360" w:lineRule="auto"/>
        <w:ind w:firstLine="720"/>
        <w:rPr>
          <w:rFonts w:cs="Times New Roman"/>
          <w:sz w:val="24"/>
          <w:szCs w:val="24"/>
        </w:rPr>
      </w:pPr>
      <w:r w:rsidRPr="70E1D292">
        <w:rPr>
          <w:rFonts w:cs="Times New Roman"/>
          <w:sz w:val="24"/>
          <w:szCs w:val="24"/>
        </w:rPr>
        <w:t xml:space="preserve">Today, the municipal sector </w:t>
      </w:r>
      <w:r w:rsidR="1229CFE5" w:rsidRPr="70E1D292">
        <w:rPr>
          <w:rFonts w:cs="Times New Roman"/>
          <w:sz w:val="24"/>
          <w:szCs w:val="24"/>
        </w:rPr>
        <w:t>accounts for</w:t>
      </w:r>
      <w:r w:rsidRPr="70E1D292">
        <w:rPr>
          <w:rFonts w:cs="Times New Roman"/>
          <w:sz w:val="24"/>
          <w:szCs w:val="24"/>
        </w:rPr>
        <w:t xml:space="preserve"> roughly 51% of the total regional water </w:t>
      </w:r>
      <w:r w:rsidR="003A5DD9">
        <w:rPr>
          <w:rFonts w:cs="Times New Roman"/>
          <w:sz w:val="24"/>
          <w:szCs w:val="24"/>
        </w:rPr>
        <w:t>use</w:t>
      </w:r>
      <w:r w:rsidR="003A5DD9" w:rsidRPr="70E1D292">
        <w:rPr>
          <w:rFonts w:cs="Times New Roman"/>
          <w:sz w:val="24"/>
          <w:szCs w:val="24"/>
        </w:rPr>
        <w:t xml:space="preserve"> </w:t>
      </w:r>
      <w:r w:rsidRPr="70E1D292">
        <w:rPr>
          <w:rFonts w:cs="Times New Roman"/>
          <w:sz w:val="24"/>
          <w:szCs w:val="24"/>
        </w:rPr>
        <w:fldChar w:fldCharType="begin"/>
      </w:r>
      <w:r w:rsidR="007F3123">
        <w:rPr>
          <w:rFonts w:cs="Times New Roman"/>
          <w:sz w:val="24"/>
          <w:szCs w:val="24"/>
        </w:rPr>
        <w:instrText xml:space="preserve"> ADDIN EN.CITE &lt;EndNote&gt;&lt;Cite ExcludeAuth="1"&gt;&lt;Author&gt;Arizona Department of Water Resources&lt;/Author&gt;&lt;Year&gt;2024&lt;/Year&gt;&lt;RecNum&gt;108&lt;/RecNum&gt;&lt;Prefix&gt;ADWR &lt;/Prefix&gt;&lt;DisplayText&gt;(ADWR 2024b)&lt;/DisplayText&gt;&lt;record&gt;&lt;rec-number&gt;108&lt;/rec-number&gt;&lt;foreign-keys&gt;&lt;key app="EN" db-id="2dza5d5rzv2ether0w9v00tzrt5ssz95sspe" timestamp="1786825839"&gt;108&lt;/key&gt;&lt;/foreign-keys&gt;&lt;ref-type name="Web Page"&gt;12&lt;/ref-type&gt;&lt;contributors&gt;&lt;authors&gt;&lt;author&gt;Arizona Department of Water Resources,&lt;/author&gt;&lt;/authors&gt;&lt;/contributors&gt;&lt;titles&gt;&lt;title&gt;Supply and Demand Water Dashboard&lt;/title&gt;&lt;/titles&gt;&lt;volume&gt;2024&lt;/volume&gt;&lt;number&gt;1 October&lt;/number&gt;&lt;dates&gt;&lt;year&gt;2024&lt;/year&gt;&lt;/dates&gt;&lt;urls&gt;&lt;related-urls&gt;&lt;url&gt;https://www.azwater.gov/supply-demand&lt;/url&gt;&lt;/related-urls&gt;&lt;/urls&gt;&lt;/record&gt;&lt;/Cite&gt;&lt;/EndNote&gt;</w:instrText>
      </w:r>
      <w:r w:rsidRPr="70E1D292">
        <w:rPr>
          <w:rFonts w:cs="Times New Roman"/>
          <w:sz w:val="24"/>
          <w:szCs w:val="24"/>
        </w:rPr>
        <w:fldChar w:fldCharType="separate"/>
      </w:r>
      <w:r w:rsidR="007F3123">
        <w:rPr>
          <w:rFonts w:cs="Times New Roman"/>
          <w:noProof/>
          <w:sz w:val="24"/>
          <w:szCs w:val="24"/>
        </w:rPr>
        <w:t>(ADWR 2024b)</w:t>
      </w:r>
      <w:r w:rsidRPr="70E1D292">
        <w:rPr>
          <w:rFonts w:cs="Times New Roman"/>
          <w:sz w:val="24"/>
          <w:szCs w:val="24"/>
        </w:rPr>
        <w:fldChar w:fldCharType="end"/>
      </w:r>
      <w:r w:rsidRPr="70E1D292">
        <w:rPr>
          <w:rFonts w:cs="Times New Roman"/>
          <w:sz w:val="24"/>
          <w:szCs w:val="24"/>
        </w:rPr>
        <w:t xml:space="preserve">, reflecting the rapid urban development in the PMA over the last 50 years. </w:t>
      </w:r>
      <w:r w:rsidR="1229CFE5" w:rsidRPr="70E1D292">
        <w:rPr>
          <w:rFonts w:cs="Times New Roman"/>
          <w:sz w:val="24"/>
          <w:szCs w:val="24"/>
        </w:rPr>
        <w:t xml:space="preserve"> </w:t>
      </w:r>
      <w:r w:rsidRPr="70E1D292">
        <w:rPr>
          <w:rFonts w:cs="Times New Roman"/>
          <w:sz w:val="24"/>
          <w:szCs w:val="24"/>
        </w:rPr>
        <w:t xml:space="preserve">Swimming pools, irrigated lawns, artificial ponds, and golf courses have been part of the water-intensive “oasis” lifestyle that is </w:t>
      </w:r>
      <w:r w:rsidR="1229CFE5" w:rsidRPr="70E1D292">
        <w:rPr>
          <w:rFonts w:cs="Times New Roman"/>
          <w:sz w:val="24"/>
          <w:szCs w:val="24"/>
        </w:rPr>
        <w:t>i</w:t>
      </w:r>
      <w:r w:rsidRPr="70E1D292">
        <w:rPr>
          <w:rFonts w:cs="Times New Roman"/>
          <w:sz w:val="24"/>
          <w:szCs w:val="24"/>
        </w:rPr>
        <w:t xml:space="preserve">ngrained in the cultural fabric of the PMA </w:t>
      </w:r>
      <w:r w:rsidRPr="70E1D292">
        <w:rPr>
          <w:rFonts w:cs="Times New Roman"/>
          <w:sz w:val="24"/>
          <w:szCs w:val="24"/>
        </w:rPr>
        <w:fldChar w:fldCharType="begin">
          <w:fldData xml:space="preserve">PEVuZE5vdGU+PENpdGU+PEF1dGhvcj5MYXJzb248L0F1dGhvcj48WWVhcj4yMDEzPC9ZZWFyPjxS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PEVuZE5vdGU+PENpdGU+PEF1dGhvcj5MYXJzb248L0F1dGhvcj48WWVhcj4yMDEzPC9ZZWFyPjxS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Pr="70E1D292">
        <w:rPr>
          <w:rFonts w:cs="Times New Roman"/>
          <w:sz w:val="24"/>
          <w:szCs w:val="24"/>
        </w:rPr>
      </w:r>
      <w:r w:rsidRPr="70E1D292">
        <w:rPr>
          <w:rFonts w:cs="Times New Roman"/>
          <w:sz w:val="24"/>
          <w:szCs w:val="24"/>
        </w:rPr>
        <w:fldChar w:fldCharType="separate"/>
      </w:r>
      <w:r w:rsidR="00D2313F" w:rsidRPr="70E1D292">
        <w:rPr>
          <w:rFonts w:cs="Times New Roman"/>
          <w:noProof/>
          <w:sz w:val="24"/>
          <w:szCs w:val="24"/>
        </w:rPr>
        <w:t>(Larson and Perrings 2013; Hirt et al. 2017)</w:t>
      </w:r>
      <w:r w:rsidRPr="70E1D292">
        <w:rPr>
          <w:rFonts w:cs="Times New Roman"/>
          <w:sz w:val="24"/>
          <w:szCs w:val="24"/>
        </w:rPr>
        <w:fldChar w:fldCharType="end"/>
      </w:r>
      <w:r w:rsidRPr="70E1D292">
        <w:rPr>
          <w:rFonts w:cs="Times New Roman"/>
          <w:sz w:val="24"/>
          <w:szCs w:val="24"/>
        </w:rPr>
        <w:t xml:space="preserve">.  Consequently, per-capita water use is higher than in the neighboring metropolitan area of Tucson.  At the same time, per capita water use has decreased significantly over the last three decades in the PMA due to water use efficiency legislation </w:t>
      </w:r>
      <w:r w:rsidRPr="70E1D292">
        <w:rPr>
          <w:rFonts w:cs="Times New Roman"/>
          <w:sz w:val="24"/>
          <w:szCs w:val="24"/>
        </w:rPr>
        <w:fldChar w:fldCharType="begin"/>
      </w:r>
      <w:r w:rsidR="00140B35">
        <w:rPr>
          <w:rFonts w:cs="Times New Roman"/>
          <w:sz w:val="24"/>
          <w:szCs w:val="24"/>
        </w:rPr>
        <w:instrText xml:space="preserve"> ADDIN EN.CITE &lt;EndNote&gt;&lt;Cite&gt;&lt;Author&gt;Hirt&lt;/Author&gt;&lt;Year&gt;2017&lt;/Year&gt;&lt;RecNum&gt;1096&lt;/RecNum&gt;&lt;DisplayText&gt;(Hirt et al. 2017)&lt;/DisplayText&gt;&lt;record&gt;&lt;rec-number&gt;1096&lt;/rec-number&gt;&lt;foreign-keys&gt;&lt;key app="EN" db-id="esavd0e0ppdrawee92qxvpenxpf9spfs5tvs" timestamp="1686940070" guid="2d63f19d-ac13-4a0f-9866-f6f18ee30687"&gt;1096&lt;/key&gt;&lt;/foreign-keys&gt;&lt;ref-type name="Journal Article"&gt;17&lt;/ref-type&gt;&lt;contributors&gt;&lt;authors&gt;&lt;author&gt;Hirt, P.&lt;/author&gt;&lt;author&gt;Snyder, R.&lt;/author&gt;&lt;author&gt;Hester, C.&lt;/author&gt;&lt;author&gt;Larson, K.&lt;/author&gt;&lt;/authors&gt;&lt;/contributors&gt;&lt;titles&gt;&lt;title&gt;Water consumption and sustainability in Arizona: A tale of two desert cities&lt;/title&gt;&lt;secondary-title&gt;Journal of the Southwest&lt;/secondary-title&gt;&lt;/titles&gt;&lt;periodical&gt;&lt;full-title&gt;Journal of the Southwest&lt;/full-title&gt;&lt;abbr-1&gt;J. Southwest&lt;/abbr-1&gt;&lt;/periodical&gt;&lt;pages&gt;264-301&lt;/pages&gt;&lt;volume&gt;59&lt;/volume&gt;&lt;number&gt;1-2&lt;/number&gt;&lt;dates&gt;&lt;year&gt;2017&lt;/year&gt;&lt;/dates&gt;&lt;work-type&gt;Review&lt;/work-type&gt;&lt;urls&gt;&lt;related-urls&gt;&lt;url&gt;https://www.scopus.com/inward/record.uri?eid=2-s2.0-85029145798&amp;amp;doi=10.1353%2fjsw.2017.0017&amp;amp;partnerID=40&amp;amp;md5=42cbdfb58fdfdc47805ceb2b4d3d5fd1&lt;/url&gt;&lt;/related-urls&gt;&lt;/urls&gt;&lt;electronic-resource-num&gt;http://doi.org/10.1353/jsw.2017.0017&lt;/electronic-resource-num&gt;&lt;remote-database-name&gt;Scopus&lt;/remote-database-name&gt;&lt;/record&gt;&lt;/Cite&gt;&lt;/EndNote&gt;</w:instrText>
      </w:r>
      <w:r w:rsidRPr="70E1D292">
        <w:rPr>
          <w:rFonts w:cs="Times New Roman"/>
          <w:sz w:val="24"/>
          <w:szCs w:val="24"/>
        </w:rPr>
        <w:fldChar w:fldCharType="separate"/>
      </w:r>
      <w:r w:rsidRPr="70E1D292">
        <w:rPr>
          <w:rFonts w:cs="Times New Roman"/>
          <w:noProof/>
          <w:sz w:val="24"/>
          <w:szCs w:val="24"/>
        </w:rPr>
        <w:t>(Hirt et al. 2017)</w:t>
      </w:r>
      <w:r w:rsidRPr="70E1D292">
        <w:rPr>
          <w:rFonts w:cs="Times New Roman"/>
          <w:sz w:val="24"/>
          <w:szCs w:val="24"/>
        </w:rPr>
        <w:fldChar w:fldCharType="end"/>
      </w:r>
      <w:r w:rsidRPr="70E1D292">
        <w:rPr>
          <w:rFonts w:cs="Times New Roman"/>
          <w:sz w:val="24"/>
          <w:szCs w:val="24"/>
        </w:rPr>
        <w:t xml:space="preserve">. </w:t>
      </w:r>
      <w:r w:rsidR="1229CFE5" w:rsidRPr="70E1D292">
        <w:rPr>
          <w:rFonts w:cs="Times New Roman"/>
          <w:sz w:val="24"/>
          <w:szCs w:val="24"/>
        </w:rPr>
        <w:t xml:space="preserve"> </w:t>
      </w:r>
      <w:r w:rsidRPr="70E1D292">
        <w:rPr>
          <w:rFonts w:cs="Times New Roman"/>
          <w:sz w:val="24"/>
          <w:szCs w:val="24"/>
        </w:rPr>
        <w:t xml:space="preserve">The agricultural sector uses roughly 30% of regional water supplies, reflecting another regional goal of agricultural production. </w:t>
      </w:r>
      <w:r w:rsidR="1229CFE5" w:rsidRPr="70E1D292">
        <w:rPr>
          <w:rFonts w:cs="Times New Roman"/>
          <w:sz w:val="24"/>
          <w:szCs w:val="24"/>
        </w:rPr>
        <w:t xml:space="preserve"> </w:t>
      </w:r>
      <w:r w:rsidRPr="70E1D292">
        <w:rPr>
          <w:rFonts w:cs="Times New Roman"/>
          <w:sz w:val="24"/>
          <w:szCs w:val="24"/>
        </w:rPr>
        <w:t>The industrial sector uses roughly 8% of regional water supplies, which may increase due to the planned construction of water-intensive chip manufacturing plants like Intel</w:t>
      </w:r>
      <w:r w:rsidR="0094467E" w:rsidRPr="70E1D292">
        <w:rPr>
          <w:rFonts w:cs="Times New Roman"/>
          <w:sz w:val="24"/>
          <w:szCs w:val="24"/>
        </w:rPr>
        <w:t xml:space="preserve"> </w:t>
      </w:r>
      <w:r w:rsidRPr="70E1D292">
        <w:rPr>
          <w:rFonts w:cs="Times New Roman"/>
          <w:sz w:val="24"/>
          <w:szCs w:val="24"/>
        </w:rPr>
        <w:fldChar w:fldCharType="begin"/>
      </w:r>
      <w:r w:rsidRPr="70E1D292">
        <w:rPr>
          <w:rFonts w:cs="Times New Roman"/>
          <w:sz w:val="24"/>
          <w:szCs w:val="24"/>
        </w:rPr>
        <w:instrText xml:space="preserve"> ADDIN EN.CITE &lt;EndNote&gt;&lt;Cite&gt;&lt;Author&gt;Shead&lt;/Author&gt;&lt;Year&gt;2021&lt;/Year&gt;&lt;RecNum&gt;103&lt;/RecNum&gt;&lt;DisplayText&gt;(Shead 2021)&lt;/DisplayText&gt;&lt;record&gt;&lt;rec-number&gt;103&lt;/rec-number&gt;&lt;foreign-keys&gt;&lt;key app="EN" db-id="2dza5d5rzv2ether0w9v00tzrt5ssz95sspe" timestamp="1786635488"&gt;103&lt;/key&gt;&lt;/foreign-keys&gt;&lt;ref-type name="Report"&gt;27&lt;/ref-type&gt;&lt;contributors&gt;&lt;authors&gt;&lt;author&gt;Shead, Sam&lt;/author&gt;&lt;/authors&gt;&lt;/contributors&gt;&lt;titles&gt;&lt;title&gt;Why Intel and TSMC are building water-dependent chip factories in one of the driest U.S. states. CNBC.&lt;/title&gt;&lt;secondary-title&gt;CNBC&lt;/secondary-title&gt;&lt;/titles&gt;&lt;dates&gt;&lt;year&gt;2021&lt;/year&gt;&lt;pub-dates&gt;&lt;date&gt;2021/06/04&lt;/date&gt;&lt;/pub-dates&gt;&lt;/dates&gt;&lt;urls&gt;&lt;related-urls&gt;&lt;url&gt;https://www.cnbc.com/2021/06/04/why-intel-tsmc-are-building-water-dependent-chip-plants-in-arizona.html&lt;/url&gt;&lt;/related-urls&gt;&lt;/urls&gt;&lt;access-date&gt;13 August 2026&lt;/access-date&gt;&lt;/record&gt;&lt;/Cite&gt;&lt;/EndNote&gt;</w:instrText>
      </w:r>
      <w:r w:rsidRPr="70E1D292">
        <w:rPr>
          <w:rFonts w:cs="Times New Roman"/>
          <w:sz w:val="24"/>
          <w:szCs w:val="24"/>
        </w:rPr>
        <w:fldChar w:fldCharType="separate"/>
      </w:r>
      <w:r w:rsidR="0094467E" w:rsidRPr="70E1D292">
        <w:rPr>
          <w:rFonts w:cs="Times New Roman"/>
          <w:noProof/>
          <w:sz w:val="24"/>
          <w:szCs w:val="24"/>
        </w:rPr>
        <w:t>(Shead 2021)</w:t>
      </w:r>
      <w:r w:rsidRPr="70E1D292">
        <w:rPr>
          <w:rFonts w:cs="Times New Roman"/>
          <w:sz w:val="24"/>
          <w:szCs w:val="24"/>
        </w:rPr>
        <w:fldChar w:fldCharType="end"/>
      </w:r>
      <w:r w:rsidRPr="70E1D292">
        <w:rPr>
          <w:rFonts w:cs="Times New Roman"/>
          <w:sz w:val="24"/>
          <w:szCs w:val="24"/>
        </w:rPr>
        <w:t>.</w:t>
      </w:r>
      <w:r w:rsidR="5F37B9CD" w:rsidRPr="70E1D292">
        <w:rPr>
          <w:rFonts w:cs="Times New Roman"/>
          <w:sz w:val="24"/>
          <w:szCs w:val="24"/>
        </w:rPr>
        <w:t xml:space="preserve">  </w:t>
      </w:r>
    </w:p>
    <w:p w14:paraId="0C9F47FD" w14:textId="54F00122" w:rsidR="006D2BAE" w:rsidRDefault="003C05F6" w:rsidP="006D2BAE">
      <w:pPr>
        <w:adjustRightInd w:val="0"/>
        <w:snapToGrid w:val="0"/>
        <w:spacing w:after="0" w:line="360" w:lineRule="auto"/>
        <w:ind w:firstLine="720"/>
        <w:rPr>
          <w:rFonts w:cs="Times New Roman"/>
          <w:sz w:val="24"/>
          <w:szCs w:val="24"/>
        </w:rPr>
      </w:pPr>
      <w:r w:rsidRPr="006D2BAE">
        <w:rPr>
          <w:rFonts w:cs="Times New Roman"/>
          <w:sz w:val="24"/>
          <w:szCs w:val="24"/>
        </w:rPr>
        <w:t xml:space="preserve">In the last five years, water levels of Lake Mead have reached historically low levels due to overallocation, drought, and climate change. </w:t>
      </w:r>
      <w:r>
        <w:rPr>
          <w:rFonts w:cs="Times New Roman"/>
          <w:sz w:val="24"/>
          <w:szCs w:val="24"/>
        </w:rPr>
        <w:t xml:space="preserve"> </w:t>
      </w:r>
      <w:r w:rsidRPr="006D2BAE">
        <w:rPr>
          <w:rFonts w:cs="Times New Roman"/>
          <w:sz w:val="24"/>
          <w:szCs w:val="24"/>
        </w:rPr>
        <w:t xml:space="preserve">This has triggered the Drought Contingency Plan, cutting approximately 21% of Colorado River deliveries to the PMA. </w:t>
      </w:r>
      <w:r>
        <w:rPr>
          <w:rFonts w:cs="Times New Roman"/>
          <w:sz w:val="24"/>
          <w:szCs w:val="24"/>
        </w:rPr>
        <w:t xml:space="preserve"> </w:t>
      </w:r>
      <w:r w:rsidR="00121B74" w:rsidRPr="00121B74">
        <w:rPr>
          <w:rFonts w:cs="Times New Roman"/>
          <w:sz w:val="24"/>
          <w:szCs w:val="24"/>
        </w:rPr>
        <w:t xml:space="preserve">Limited water supplies that support diverse, often conflicting, regional priorities in this region are under increasing pressure from human overuse and climate change </w:t>
      </w:r>
      <w:r>
        <w:rPr>
          <w:rFonts w:cs="Times New Roman"/>
          <w:sz w:val="24"/>
          <w:szCs w:val="24"/>
        </w:rPr>
        <w:fldChar w:fldCharType="begin">
          <w:fldData xml:space="preserve">PEVuZE5vdGU+PENpdGU+PEF1dGhvcj5Cb2xpbjwvQXV0aG9yPjxZZWFyPjIwMTA8L1llYXI+PFJl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PEVuZE5vdGU+PENpdGU+PEF1dGhvcj5Cb2xpbjwvQXV0aG9yPjxZZWFyPjIwMTA8L1llYXI+PFJl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C47228">
        <w:rPr>
          <w:rFonts w:cs="Times New Roman"/>
          <w:noProof/>
          <w:sz w:val="24"/>
          <w:szCs w:val="24"/>
        </w:rPr>
        <w:t>(Bolin et al. 2010; Gober et al. 2011; Gilman and Wu 2024)</w:t>
      </w:r>
      <w:r>
        <w:rPr>
          <w:rFonts w:cs="Times New Roman"/>
          <w:sz w:val="24"/>
          <w:szCs w:val="24"/>
        </w:rPr>
        <w:fldChar w:fldCharType="end"/>
      </w:r>
      <w:r w:rsidR="00121B74" w:rsidRPr="00121B74">
        <w:rPr>
          <w:rFonts w:cs="Times New Roman"/>
          <w:sz w:val="24"/>
          <w:szCs w:val="24"/>
        </w:rPr>
        <w:t xml:space="preserve">. </w:t>
      </w:r>
      <w:r w:rsidR="0042240C">
        <w:rPr>
          <w:rFonts w:cs="Times New Roman"/>
          <w:sz w:val="24"/>
          <w:szCs w:val="24"/>
        </w:rPr>
        <w:t xml:space="preserve"> </w:t>
      </w:r>
      <w:r w:rsidR="00497780">
        <w:rPr>
          <w:rFonts w:cs="Times New Roman"/>
          <w:sz w:val="24"/>
          <w:szCs w:val="24"/>
        </w:rPr>
        <w:t>C</w:t>
      </w:r>
      <w:r w:rsidRPr="006D2BAE">
        <w:rPr>
          <w:rFonts w:cs="Times New Roman"/>
          <w:sz w:val="24"/>
          <w:szCs w:val="24"/>
        </w:rPr>
        <w:t>ontinuing rapid urban expansion</w:t>
      </w:r>
      <w:r w:rsidR="00497780">
        <w:rPr>
          <w:rFonts w:cs="Times New Roman"/>
          <w:sz w:val="24"/>
          <w:szCs w:val="24"/>
        </w:rPr>
        <w:t xml:space="preserve">, maintaining </w:t>
      </w:r>
      <w:r w:rsidRPr="006D2BAE">
        <w:rPr>
          <w:rFonts w:cs="Times New Roman"/>
          <w:sz w:val="24"/>
          <w:szCs w:val="24"/>
        </w:rPr>
        <w:t>agricultural production</w:t>
      </w:r>
      <w:r w:rsidR="00497780">
        <w:rPr>
          <w:rFonts w:cs="Times New Roman"/>
          <w:sz w:val="24"/>
          <w:szCs w:val="24"/>
        </w:rPr>
        <w:t xml:space="preserve">, </w:t>
      </w:r>
      <w:r w:rsidRPr="006D2BAE">
        <w:rPr>
          <w:rFonts w:cs="Times New Roman"/>
          <w:sz w:val="24"/>
          <w:szCs w:val="24"/>
        </w:rPr>
        <w:t>preserving water-intensive lifestyles</w:t>
      </w:r>
      <w:r w:rsidR="00497780">
        <w:rPr>
          <w:rFonts w:cs="Times New Roman"/>
          <w:sz w:val="24"/>
          <w:szCs w:val="24"/>
        </w:rPr>
        <w:t>,</w:t>
      </w:r>
      <w:r w:rsidRPr="006D2BAE">
        <w:rPr>
          <w:rFonts w:cs="Times New Roman"/>
          <w:sz w:val="24"/>
          <w:szCs w:val="24"/>
        </w:rPr>
        <w:t xml:space="preserve"> and conserving the regional water supply</w:t>
      </w:r>
      <w:r w:rsidR="00497780">
        <w:rPr>
          <w:rFonts w:cs="Times New Roman"/>
          <w:sz w:val="24"/>
          <w:szCs w:val="24"/>
        </w:rPr>
        <w:t xml:space="preserve"> </w:t>
      </w:r>
      <w:r w:rsidRPr="006D2BAE">
        <w:rPr>
          <w:rFonts w:cs="Times New Roman"/>
          <w:sz w:val="24"/>
          <w:szCs w:val="24"/>
        </w:rPr>
        <w:t>are mutually exclusive objectives</w:t>
      </w:r>
      <w:r w:rsidR="00497780">
        <w:rPr>
          <w:rFonts w:cs="Times New Roman"/>
          <w:sz w:val="24"/>
          <w:szCs w:val="24"/>
        </w:rPr>
        <w:t xml:space="preserve"> </w:t>
      </w:r>
      <w:r w:rsidRPr="006D2BAE">
        <w:rPr>
          <w:rFonts w:cs="Times New Roman"/>
          <w:sz w:val="24"/>
          <w:szCs w:val="24"/>
        </w:rPr>
        <w:t xml:space="preserve">in the PMA. Thus, </w:t>
      </w:r>
      <w:r w:rsidR="00497780">
        <w:rPr>
          <w:rFonts w:cs="Times New Roman"/>
          <w:sz w:val="24"/>
          <w:szCs w:val="24"/>
        </w:rPr>
        <w:t>d</w:t>
      </w:r>
      <w:r w:rsidRPr="006D2BAE">
        <w:rPr>
          <w:rFonts w:cs="Times New Roman"/>
          <w:sz w:val="24"/>
          <w:szCs w:val="24"/>
        </w:rPr>
        <w:t xml:space="preserve">eciding which objectives </w:t>
      </w:r>
      <w:r w:rsidR="00497780">
        <w:rPr>
          <w:rFonts w:cs="Times New Roman"/>
          <w:sz w:val="24"/>
          <w:szCs w:val="24"/>
        </w:rPr>
        <w:t>to</w:t>
      </w:r>
      <w:r w:rsidRPr="006D2BAE">
        <w:rPr>
          <w:rFonts w:cs="Times New Roman"/>
          <w:sz w:val="24"/>
          <w:szCs w:val="24"/>
        </w:rPr>
        <w:t xml:space="preserve"> prioritize in the future</w:t>
      </w:r>
      <w:r w:rsidR="00497780">
        <w:rPr>
          <w:rFonts w:cs="Times New Roman"/>
          <w:sz w:val="24"/>
          <w:szCs w:val="24"/>
        </w:rPr>
        <w:t xml:space="preserve"> is necessary for regional planning</w:t>
      </w:r>
      <w:r w:rsidR="00882253">
        <w:rPr>
          <w:rFonts w:cs="Times New Roman"/>
          <w:sz w:val="24"/>
          <w:szCs w:val="24"/>
        </w:rPr>
        <w:t>,</w:t>
      </w:r>
      <w:r w:rsidR="00497780">
        <w:rPr>
          <w:rFonts w:cs="Times New Roman"/>
          <w:sz w:val="24"/>
          <w:szCs w:val="24"/>
        </w:rPr>
        <w:t xml:space="preserve"> and</w:t>
      </w:r>
      <w:r w:rsidRPr="006D2BAE">
        <w:rPr>
          <w:rFonts w:cs="Times New Roman"/>
          <w:sz w:val="24"/>
          <w:szCs w:val="24"/>
        </w:rPr>
        <w:t xml:space="preserve"> will require an anticipatory planning process that includes various stakeholders with diverse backgrounds. </w:t>
      </w:r>
      <w:r w:rsidR="00497780">
        <w:rPr>
          <w:rFonts w:cs="Times New Roman"/>
          <w:sz w:val="24"/>
          <w:szCs w:val="24"/>
        </w:rPr>
        <w:t xml:space="preserve"> </w:t>
      </w:r>
      <w:r w:rsidRPr="006D2BAE">
        <w:rPr>
          <w:rFonts w:cs="Times New Roman"/>
          <w:sz w:val="24"/>
          <w:szCs w:val="24"/>
        </w:rPr>
        <w:t xml:space="preserve">Historically, institutions in the PMA have conserved water by increasing municipal water use efficiency and transferring agricultural water rights to the municipal sector.  However, additional changes will be required to meet </w:t>
      </w:r>
      <w:r w:rsidR="00B04E15">
        <w:rPr>
          <w:rFonts w:cs="Times New Roman"/>
          <w:sz w:val="24"/>
          <w:szCs w:val="24"/>
        </w:rPr>
        <w:t>futur</w:t>
      </w:r>
      <w:r w:rsidRPr="006D2BAE">
        <w:rPr>
          <w:rFonts w:cs="Times New Roman"/>
          <w:sz w:val="24"/>
          <w:szCs w:val="24"/>
        </w:rPr>
        <w:t>e challenges.</w:t>
      </w:r>
      <w:r w:rsidR="00B04E15">
        <w:rPr>
          <w:rFonts w:cs="Times New Roman"/>
          <w:sz w:val="24"/>
          <w:szCs w:val="24"/>
        </w:rPr>
        <w:t xml:space="preserve">  </w:t>
      </w:r>
      <w:r w:rsidR="00897F1F">
        <w:rPr>
          <w:rFonts w:cs="Times New Roman"/>
          <w:sz w:val="24"/>
          <w:szCs w:val="24"/>
        </w:rPr>
        <w:t>Implementing</w:t>
      </w:r>
      <w:r w:rsidR="00B04E15">
        <w:rPr>
          <w:rFonts w:cs="Times New Roman"/>
          <w:sz w:val="24"/>
          <w:szCs w:val="24"/>
        </w:rPr>
        <w:t xml:space="preserve"> these changes requires</w:t>
      </w:r>
      <w:r w:rsidRPr="006D2BAE">
        <w:rPr>
          <w:rFonts w:cs="Times New Roman"/>
          <w:sz w:val="24"/>
          <w:szCs w:val="24"/>
        </w:rPr>
        <w:t xml:space="preserve"> an adequate understanding of the interactive impacts of climate and policy on urban and agricultural development</w:t>
      </w:r>
      <w:r w:rsidR="00B04E15">
        <w:rPr>
          <w:rFonts w:cs="Times New Roman"/>
          <w:sz w:val="24"/>
          <w:szCs w:val="24"/>
        </w:rPr>
        <w:t>, which is currently lacking</w:t>
      </w:r>
      <w:r w:rsidRPr="006D2BAE">
        <w:rPr>
          <w:rFonts w:cs="Times New Roman"/>
          <w:sz w:val="24"/>
          <w:szCs w:val="24"/>
        </w:rPr>
        <w:t xml:space="preserve">. </w:t>
      </w:r>
    </w:p>
    <w:p w14:paraId="55997533" w14:textId="77777777" w:rsidR="00244BE5" w:rsidRDefault="003C05F6" w:rsidP="007C4A51">
      <w:pPr>
        <w:adjustRightInd w:val="0"/>
        <w:snapToGrid w:val="0"/>
        <w:spacing w:after="0" w:line="360" w:lineRule="auto"/>
        <w:rPr>
          <w:rFonts w:cs="Times New Roman"/>
          <w:sz w:val="24"/>
          <w:szCs w:val="24"/>
        </w:rPr>
      </w:pPr>
      <w:r>
        <w:rPr>
          <w:rFonts w:cs="Times New Roman"/>
          <w:noProof/>
          <w:sz w:val="24"/>
          <w:szCs w:val="24"/>
        </w:rPr>
        <w:lastRenderedPageBreak/>
        <w:drawing>
          <wp:inline distT="0" distB="0" distL="0" distR="0" wp14:anchorId="008C9D48" wp14:editId="07777777">
            <wp:extent cx="5621572" cy="3244416"/>
            <wp:effectExtent l="0" t="0" r="5080" b="0"/>
            <wp:docPr id="97258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4296" name="Picture 972584296"/>
                    <pic:cNvPicPr/>
                  </pic:nvPicPr>
                  <pic:blipFill>
                    <a:blip r:embed="rId9"/>
                    <a:stretch>
                      <a:fillRect/>
                    </a:stretch>
                  </pic:blipFill>
                  <pic:spPr>
                    <a:xfrm>
                      <a:off x="0" y="0"/>
                      <a:ext cx="5626403" cy="3247204"/>
                    </a:xfrm>
                    <a:prstGeom prst="rect">
                      <a:avLst/>
                    </a:prstGeom>
                  </pic:spPr>
                </pic:pic>
              </a:graphicData>
            </a:graphic>
          </wp:inline>
        </w:drawing>
      </w:r>
    </w:p>
    <w:p w14:paraId="7B31F985" w14:textId="77777777" w:rsidR="007C4A51" w:rsidRDefault="003C05F6" w:rsidP="00806D06">
      <w:pPr>
        <w:adjustRightInd w:val="0"/>
        <w:snapToGrid w:val="0"/>
        <w:spacing w:after="0" w:line="240" w:lineRule="auto"/>
        <w:rPr>
          <w:rFonts w:cs="Times New Roman"/>
          <w:sz w:val="24"/>
          <w:szCs w:val="24"/>
        </w:rPr>
      </w:pPr>
      <w:r w:rsidRPr="00AF01C9">
        <w:rPr>
          <w:rFonts w:cs="Times New Roman"/>
          <w:b/>
          <w:bCs/>
          <w:sz w:val="24"/>
          <w:szCs w:val="24"/>
        </w:rPr>
        <w:t xml:space="preserve">Fig. </w:t>
      </w:r>
      <w:proofErr w:type="gramStart"/>
      <w:r w:rsidRPr="00AF01C9">
        <w:rPr>
          <w:rFonts w:cs="Times New Roman"/>
          <w:b/>
          <w:bCs/>
          <w:sz w:val="24"/>
          <w:szCs w:val="24"/>
        </w:rPr>
        <w:t>1</w:t>
      </w:r>
      <w:r w:rsidR="00AF01C9">
        <w:rPr>
          <w:rFonts w:cs="Times New Roman"/>
          <w:b/>
          <w:bCs/>
          <w:sz w:val="24"/>
          <w:szCs w:val="24"/>
        </w:rPr>
        <w:t xml:space="preserve"> </w:t>
      </w:r>
      <w:r w:rsidRPr="00AF01C9">
        <w:rPr>
          <w:rFonts w:cs="Times New Roman"/>
          <w:sz w:val="24"/>
          <w:szCs w:val="24"/>
        </w:rPr>
        <w:t xml:space="preserve"> </w:t>
      </w:r>
      <w:r w:rsidR="00FB28A6">
        <w:rPr>
          <w:rFonts w:cs="Times New Roman"/>
          <w:sz w:val="24"/>
          <w:szCs w:val="24"/>
        </w:rPr>
        <w:t>L</w:t>
      </w:r>
      <w:r w:rsidR="000E07F5">
        <w:rPr>
          <w:rFonts w:cs="Times New Roman"/>
          <w:sz w:val="24"/>
          <w:szCs w:val="24"/>
        </w:rPr>
        <w:t>ocation</w:t>
      </w:r>
      <w:proofErr w:type="gramEnd"/>
      <w:r w:rsidR="000E07F5">
        <w:rPr>
          <w:rFonts w:cs="Times New Roman"/>
          <w:sz w:val="24"/>
          <w:szCs w:val="24"/>
        </w:rPr>
        <w:t xml:space="preserve"> map of </w:t>
      </w:r>
      <w:r w:rsidRPr="007C4A51">
        <w:rPr>
          <w:rFonts w:cs="Times New Roman"/>
          <w:sz w:val="24"/>
          <w:szCs w:val="24"/>
        </w:rPr>
        <w:t>the Phoenix Metropolitan Area</w:t>
      </w:r>
      <w:r w:rsidR="00362A61">
        <w:rPr>
          <w:rFonts w:cs="Times New Roman"/>
          <w:sz w:val="24"/>
          <w:szCs w:val="24"/>
        </w:rPr>
        <w:t xml:space="preserve"> (PMA), Arizona, the United States</w:t>
      </w:r>
      <w:r w:rsidR="000A33BB">
        <w:rPr>
          <w:rFonts w:cs="Times New Roman"/>
          <w:sz w:val="24"/>
          <w:szCs w:val="24"/>
        </w:rPr>
        <w:t>,</w:t>
      </w:r>
      <w:r w:rsidR="00472435">
        <w:rPr>
          <w:rFonts w:cs="Times New Roman"/>
          <w:sz w:val="24"/>
          <w:szCs w:val="24"/>
        </w:rPr>
        <w:t xml:space="preserve"> and its constituent cities</w:t>
      </w:r>
      <w:r w:rsidRPr="007C4A51">
        <w:rPr>
          <w:rFonts w:cs="Times New Roman"/>
          <w:sz w:val="24"/>
          <w:szCs w:val="24"/>
        </w:rPr>
        <w:t xml:space="preserve">. </w:t>
      </w:r>
    </w:p>
    <w:p w14:paraId="473E54E8" w14:textId="77777777" w:rsidR="007C4A51" w:rsidRPr="00FC59DA" w:rsidRDefault="007C4A51" w:rsidP="007C4A51">
      <w:pPr>
        <w:adjustRightInd w:val="0"/>
        <w:snapToGrid w:val="0"/>
        <w:spacing w:after="0" w:line="360" w:lineRule="auto"/>
        <w:rPr>
          <w:rFonts w:cs="Times New Roman"/>
          <w:sz w:val="24"/>
          <w:szCs w:val="24"/>
        </w:rPr>
      </w:pPr>
    </w:p>
    <w:p w14:paraId="3D4C3035" w14:textId="77777777" w:rsidR="004653CF" w:rsidRPr="00EE5FD0" w:rsidRDefault="003C05F6" w:rsidP="00EE5FD0">
      <w:pPr>
        <w:pStyle w:val="Heading2"/>
      </w:pPr>
      <w:r w:rsidRPr="00EE5FD0">
        <w:t xml:space="preserve">2.2 </w:t>
      </w:r>
      <w:proofErr w:type="spellStart"/>
      <w:r w:rsidR="00D53C54" w:rsidRPr="00EE5FD0">
        <w:t>WaterSim</w:t>
      </w:r>
      <w:proofErr w:type="spellEnd"/>
      <w:r w:rsidR="00D53C54" w:rsidRPr="00EE5FD0">
        <w:t>—A simulation model of urban water planning for the PMA</w:t>
      </w:r>
    </w:p>
    <w:p w14:paraId="2EE2389F" w14:textId="6C56F6F2" w:rsidR="005B1AAA" w:rsidRDefault="00B60E51" w:rsidP="00DB544D">
      <w:pPr>
        <w:adjustRightInd w:val="0"/>
        <w:snapToGrid w:val="0"/>
        <w:spacing w:after="0" w:line="360" w:lineRule="auto"/>
        <w:rPr>
          <w:rFonts w:cs="Times New Roman"/>
          <w:sz w:val="24"/>
          <w:szCs w:val="24"/>
        </w:rPr>
      </w:pPr>
      <w:r>
        <w:rPr>
          <w:rFonts w:cs="Times New Roman"/>
          <w:sz w:val="24"/>
          <w:szCs w:val="24"/>
        </w:rPr>
        <w:t xml:space="preserve">WaterSim5 is an urban water planning model that </w:t>
      </w:r>
      <w:r w:rsidR="004704B4">
        <w:rPr>
          <w:rFonts w:cs="Times New Roman"/>
          <w:sz w:val="24"/>
          <w:szCs w:val="24"/>
        </w:rPr>
        <w:t xml:space="preserve">was developed for </w:t>
      </w:r>
      <w:r w:rsidR="004704B4" w:rsidRPr="00FC59DA">
        <w:rPr>
          <w:rFonts w:cs="Times New Roman"/>
          <w:sz w:val="24"/>
          <w:szCs w:val="24"/>
        </w:rPr>
        <w:t>metropolitan Phoenix</w:t>
      </w:r>
      <w:r w:rsidR="004704B4">
        <w:rPr>
          <w:rFonts w:cs="Times New Roman"/>
          <w:sz w:val="24"/>
          <w:szCs w:val="24"/>
        </w:rPr>
        <w:t xml:space="preserve"> </w:t>
      </w:r>
      <w:r>
        <w:rPr>
          <w:rFonts w:cs="Times New Roman"/>
          <w:sz w:val="24"/>
          <w:szCs w:val="24"/>
        </w:rPr>
        <w:fldChar w:fldCharType="begin">
          <w:fldData xml:space="preserve">PEVuZE5vdGU+PENpdGU+PEF1dGhvcj5Hb2JlcjwvQXV0aG9yPjxZZWFyPjIwMTE8L1llYXI+PFJl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PEVuZE5vdGU+PENpdGU+PEF1dGhvcj5Hb2JlcjwvQXV0aG9yPjxZZWFyPjIwMTE8L1llYXI+PFJl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D2313F">
        <w:rPr>
          <w:rFonts w:cs="Times New Roman"/>
          <w:noProof/>
          <w:sz w:val="24"/>
          <w:szCs w:val="24"/>
        </w:rPr>
        <w:t>(Gober et al. 2011; Sampson et al. 2011; Sampson et al. 2016)</w:t>
      </w:r>
      <w:r>
        <w:rPr>
          <w:rFonts w:cs="Times New Roman"/>
          <w:sz w:val="24"/>
          <w:szCs w:val="24"/>
        </w:rPr>
        <w:fldChar w:fldCharType="end"/>
      </w:r>
      <w:r w:rsidR="004704B4" w:rsidRPr="00FC59DA">
        <w:rPr>
          <w:rFonts w:cs="Times New Roman"/>
          <w:sz w:val="24"/>
          <w:szCs w:val="24"/>
        </w:rPr>
        <w:t xml:space="preserve">. </w:t>
      </w:r>
      <w:r w:rsidR="007319DD">
        <w:rPr>
          <w:rFonts w:cs="Times New Roman"/>
          <w:sz w:val="24"/>
          <w:szCs w:val="24"/>
        </w:rPr>
        <w:t xml:space="preserve"> </w:t>
      </w:r>
      <w:r>
        <w:rPr>
          <w:rFonts w:cs="Times New Roman"/>
          <w:sz w:val="24"/>
          <w:szCs w:val="24"/>
        </w:rPr>
        <w:t>It</w:t>
      </w:r>
      <w:r w:rsidR="007319DD" w:rsidRPr="007319DD">
        <w:rPr>
          <w:rFonts w:cs="Times New Roman"/>
          <w:sz w:val="24"/>
          <w:szCs w:val="24"/>
        </w:rPr>
        <w:t xml:space="preserve"> represents the metropolitan water system through individual water providers, each with its own population, water demand, water rights, and water-supply portfolio. The model simulates how these providers use available surface water, groundwater, reclaimed water, and other supplies under regional allocation rules and selected policy interventions, with outputs available at both provider and regional scales.</w:t>
      </w:r>
      <w:r w:rsidR="000B2B97">
        <w:rPr>
          <w:rFonts w:cs="Times New Roman"/>
          <w:sz w:val="24"/>
          <w:szCs w:val="24"/>
        </w:rPr>
        <w:t xml:space="preserve"> </w:t>
      </w:r>
      <w:r w:rsidR="007319DD">
        <w:rPr>
          <w:rFonts w:cs="Times New Roman"/>
          <w:sz w:val="24"/>
          <w:szCs w:val="24"/>
        </w:rPr>
        <w:t xml:space="preserve"> </w:t>
      </w:r>
      <w:r w:rsidR="00506A6D" w:rsidRPr="00FC59DA">
        <w:rPr>
          <w:rFonts w:cs="Times New Roman"/>
          <w:sz w:val="24"/>
          <w:szCs w:val="24"/>
        </w:rPr>
        <w:t>Detailed descriptions of the model structure, its evolution, and prior validation and sensitivity analyses are available</w:t>
      </w:r>
      <w:r w:rsidR="00C37BA1">
        <w:rPr>
          <w:rFonts w:cs="Times New Roman"/>
          <w:sz w:val="24"/>
          <w:szCs w:val="24"/>
        </w:rPr>
        <w:t xml:space="preserve"> </w:t>
      </w:r>
      <w:r w:rsidR="00506A6D" w:rsidRPr="00FC59DA">
        <w:rPr>
          <w:rFonts w:cs="Times New Roman"/>
          <w:sz w:val="24"/>
          <w:szCs w:val="24"/>
        </w:rPr>
        <w:t>in</w:t>
      </w:r>
      <w:r w:rsidR="006B7EE3">
        <w:rPr>
          <w:rFonts w:cs="Times New Roman"/>
          <w:sz w:val="24"/>
          <w:szCs w:val="24"/>
        </w:rPr>
        <w:t xml:space="preserve"> previous studies</w:t>
      </w:r>
      <w:r w:rsidR="00506A6D" w:rsidRPr="00FC59DA">
        <w:rPr>
          <w:rFonts w:cs="Times New Roman"/>
          <w:sz w:val="24"/>
          <w:szCs w:val="24"/>
        </w:rPr>
        <w:t xml:space="preserve"> </w:t>
      </w:r>
      <w:r>
        <w:rPr>
          <w:rFonts w:cs="Times New Roman"/>
          <w:sz w:val="24"/>
          <w:szCs w:val="24"/>
        </w:rPr>
        <w:fldChar w:fldCharType="begin">
          <w:fldData xml:space="preserve">PEVuZE5vdGU+PENpdGU+PEF1dGhvcj5TYW1wc29uPC9BdXRob3I+PFllYXI+MjAxMTwvWWVhcj48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PEVuZE5vdGU+PENpdGU+PEF1dGhvcj5TYW1wc29uPC9BdXRob3I+PFllYXI+MjAxMTwvWWVhcj48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6B7EE3">
        <w:rPr>
          <w:rFonts w:cs="Times New Roman"/>
          <w:noProof/>
          <w:sz w:val="24"/>
          <w:szCs w:val="24"/>
        </w:rPr>
        <w:t>(Gober et al. 2011; Sampson et al. 2011; Sampson et al. 2016)</w:t>
      </w:r>
      <w:r>
        <w:rPr>
          <w:rFonts w:cs="Times New Roman"/>
          <w:sz w:val="24"/>
          <w:szCs w:val="24"/>
        </w:rPr>
        <w:fldChar w:fldCharType="end"/>
      </w:r>
      <w:r w:rsidR="00506A6D" w:rsidRPr="00FC59DA">
        <w:rPr>
          <w:rFonts w:cs="Times New Roman"/>
          <w:sz w:val="24"/>
          <w:szCs w:val="24"/>
        </w:rPr>
        <w:t>.</w:t>
      </w:r>
    </w:p>
    <w:p w14:paraId="66B4CC60" w14:textId="4B6FC40B" w:rsidR="00DE6637" w:rsidRPr="00FC59DA" w:rsidRDefault="00C219E4" w:rsidP="00D76F91">
      <w:pPr>
        <w:adjustRightInd w:val="0"/>
        <w:snapToGrid w:val="0"/>
        <w:spacing w:after="0" w:line="360" w:lineRule="auto"/>
        <w:ind w:firstLine="720"/>
        <w:rPr>
          <w:rFonts w:cs="Times New Roman"/>
          <w:sz w:val="24"/>
          <w:szCs w:val="24"/>
        </w:rPr>
      </w:pPr>
      <w:r>
        <w:rPr>
          <w:rFonts w:cs="Times New Roman"/>
          <w:sz w:val="24"/>
          <w:szCs w:val="24"/>
        </w:rPr>
        <w:t xml:space="preserve">WaterSim5’s primary indicator of regional groundwater sustainability is defined as </w:t>
      </w:r>
      <w:ins w:id="9" w:author="Joshua Gilman" w:date="2026-10-08T16:26:00Z" w16du:dateUtc="2026-10-08T23:26:00Z">
        <w:r w:rsidR="007F3123">
          <w:rPr>
            <w:rFonts w:cs="Times New Roman"/>
            <w:sz w:val="24"/>
            <w:szCs w:val="24"/>
          </w:rPr>
          <w:t>‘</w:t>
        </w:r>
      </w:ins>
      <w:r>
        <w:rPr>
          <w:rFonts w:cs="Times New Roman"/>
          <w:sz w:val="24"/>
          <w:szCs w:val="24"/>
        </w:rPr>
        <w:t xml:space="preserve">the </w:t>
      </w:r>
      <w:r w:rsidR="00874DB1">
        <w:rPr>
          <w:rFonts w:cs="Times New Roman"/>
          <w:sz w:val="24"/>
          <w:szCs w:val="24"/>
        </w:rPr>
        <w:t>regional average number of years that provider groundwater pumping can continue before the total groundwater credits reach zero</w:t>
      </w:r>
      <w:ins w:id="10" w:author="Joshua Gilman" w:date="2026-10-08T16:26:00Z" w16du:dateUtc="2026-10-08T23:26:00Z">
        <w:r w:rsidR="007F3123">
          <w:rPr>
            <w:rFonts w:cs="Times New Roman"/>
            <w:sz w:val="24"/>
            <w:szCs w:val="24"/>
          </w:rPr>
          <w:t>’</w:t>
        </w:r>
      </w:ins>
      <w:r w:rsidR="00874DB1">
        <w:rPr>
          <w:rFonts w:cs="Times New Roman"/>
          <w:sz w:val="24"/>
          <w:szCs w:val="24"/>
        </w:rPr>
        <w:t xml:space="preserve"> </w:t>
      </w:r>
      <w:r w:rsidR="00874DB1">
        <w:rPr>
          <w:rFonts w:cs="Times New Roman"/>
          <w:sz w:val="24"/>
          <w:szCs w:val="24"/>
        </w:rPr>
        <w:fldChar w:fldCharType="begin"/>
      </w:r>
      <w:r w:rsidR="00A92205">
        <w:rPr>
          <w:rFonts w:cs="Times New Roman"/>
          <w:sz w:val="24"/>
          <w:szCs w:val="24"/>
        </w:rPr>
        <w:instrText xml:space="preserve"> ADDIN EN.CITE &lt;EndNote&gt;&lt;Cite&gt;&lt;Author&gt;Sampson&lt;/Author&gt;&lt;Year&gt;2016&lt;/Year&gt;&lt;RecNum&gt;67&lt;/RecNum&gt;&lt;DisplayText&gt;(Sampson et al. 2016)&lt;/DisplayText&gt;&lt;record&gt;&lt;rec-number&gt;67&lt;/rec-number&gt;&lt;foreign-keys&gt;&lt;key app="EN" db-id="2dza5d5rzv2ether0w9v00tzrt5ssz95sspe" timestamp="1784572662"&gt;67&lt;/key&gt;&lt;/foreign-keys&gt;&lt;ref-type name="Journal Article"&gt;17&lt;/ref-type&gt;&lt;contributors&gt;&lt;authors&gt;&lt;author&gt;Sampson, D. A.&lt;/author&gt;&lt;author&gt;Quay, R.&lt;/author&gt;&lt;author&gt;White, D. D.&lt;/author&gt;&lt;/authors&gt;&lt;/contributors&gt;&lt;titles&gt;&lt;title&gt;Anticipatory modeling for water supply sustainability in Phoenix, Arizona&lt;/title&gt;&lt;secondary-title&gt;Environmental Science &amp;amp; Policy&lt;/secondary-title&gt;&lt;/titles&gt;&lt;periodical&gt;&lt;full-title&gt;Environmental Science &amp;amp; Policy&lt;/full-title&gt;&lt;abbr-1&gt;Environ Sci Policy&lt;/abbr-1&gt;&lt;/periodical&gt;&lt;pages&gt;36-46&lt;/pages&gt;&lt;volume&gt;55&lt;/volume&gt;&lt;number&gt;P1&lt;/number&gt;&lt;dates&gt;&lt;year&gt;2016&lt;/year&gt;&lt;/dates&gt;&lt;work-type&gt;Article&lt;/work-type&gt;&lt;urls&gt;&lt;related-urls&gt;&lt;url&gt;https://www.scopus.com/inward/record.uri?eid=2-s2.0-84941763247&amp;amp;doi=10.1016%2fj.envsci.2015.08.014&amp;amp;partnerID=40&amp;amp;md5=c494e1cbcd73ccf4ddf575ff62d30719&lt;/url&gt;&lt;/related-urls&gt;&lt;/urls&gt;&lt;electronic-resource-num&gt;https://doi.org/10.1016/j.envsci.2015.08.014&lt;/electronic-resource-num&gt;&lt;remote-database-name&gt;Scopus&lt;/remote-database-name&gt;&lt;/record&gt;&lt;/Cite&gt;&lt;/EndNote&gt;</w:instrText>
      </w:r>
      <w:r w:rsidR="00874DB1">
        <w:rPr>
          <w:rFonts w:cs="Times New Roman"/>
          <w:sz w:val="24"/>
          <w:szCs w:val="24"/>
        </w:rPr>
        <w:fldChar w:fldCharType="separate"/>
      </w:r>
      <w:r w:rsidR="00874DB1">
        <w:rPr>
          <w:rFonts w:cs="Times New Roman"/>
          <w:noProof/>
          <w:sz w:val="24"/>
          <w:szCs w:val="24"/>
        </w:rPr>
        <w:t>(Sampson et al. 2016)</w:t>
      </w:r>
      <w:r w:rsidR="00874DB1">
        <w:rPr>
          <w:rFonts w:cs="Times New Roman"/>
          <w:sz w:val="24"/>
          <w:szCs w:val="24"/>
        </w:rPr>
        <w:fldChar w:fldCharType="end"/>
      </w:r>
      <w:r w:rsidR="00874DB1">
        <w:rPr>
          <w:rFonts w:cs="Times New Roman"/>
          <w:sz w:val="24"/>
          <w:szCs w:val="24"/>
        </w:rPr>
        <w:t xml:space="preserve">.  </w:t>
      </w:r>
      <w:r w:rsidR="00AC08C7">
        <w:rPr>
          <w:rFonts w:cs="Times New Roman"/>
          <w:sz w:val="24"/>
          <w:szCs w:val="24"/>
        </w:rPr>
        <w:t>Groundwater credits represent quantities of groundwater available for pumping</w:t>
      </w:r>
      <w:r w:rsidR="00A446A7">
        <w:rPr>
          <w:rFonts w:cs="Times New Roman"/>
          <w:sz w:val="24"/>
          <w:szCs w:val="24"/>
        </w:rPr>
        <w:t xml:space="preserve"> by regional providers</w:t>
      </w:r>
      <w:r w:rsidR="00AC08C7">
        <w:rPr>
          <w:rFonts w:cs="Times New Roman"/>
          <w:sz w:val="24"/>
          <w:szCs w:val="24"/>
        </w:rPr>
        <w:t xml:space="preserve"> under regional water rights and allocation rules, including credits</w:t>
      </w:r>
      <w:r w:rsidR="00F2241C">
        <w:rPr>
          <w:rFonts w:cs="Times New Roman"/>
          <w:sz w:val="24"/>
          <w:szCs w:val="24"/>
        </w:rPr>
        <w:t xml:space="preserve"> accrued through groundwater recharge and storage </w:t>
      </w:r>
      <w:r w:rsidR="00B602C3">
        <w:rPr>
          <w:rFonts w:cs="Times New Roman"/>
          <w:sz w:val="24"/>
          <w:szCs w:val="24"/>
        </w:rPr>
        <w:lastRenderedPageBreak/>
        <w:fldChar w:fldCharType="begin">
          <w:fldData xml:space="preserve">PEVuZE5vdGU+PENpdGU+PEF1dGhvcj5TYW1wc29uPC9BdXRob3I+PFllYXI+MjAxNjwvWWVhcj48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</w:fldData>
        </w:fldChar>
      </w:r>
      <w:r w:rsidR="007F3123">
        <w:rPr>
          <w:rFonts w:cs="Times New Roman"/>
          <w:sz w:val="24"/>
          <w:szCs w:val="24"/>
        </w:rPr>
        <w:instrText xml:space="preserve"> ADDIN EN.CITE </w:instrText>
      </w:r>
      <w:r w:rsidR="007F3123">
        <w:rPr>
          <w:rFonts w:cs="Times New Roman"/>
          <w:sz w:val="24"/>
          <w:szCs w:val="24"/>
        </w:rPr>
        <w:fldChar w:fldCharType="begin">
          <w:fldData xml:space="preserve">PEVuZE5vdGU+PENpdGU+PEF1dGhvcj5TYW1wc29uPC9BdXRob3I+PFllYXI+MjAxNjwvWWVhcj48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</w:fldData>
        </w:fldChar>
      </w:r>
      <w:r w:rsidR="007F3123">
        <w:rPr>
          <w:rFonts w:cs="Times New Roman"/>
          <w:sz w:val="24"/>
          <w:szCs w:val="24"/>
        </w:rPr>
        <w:instrText xml:space="preserve"> ADDIN EN.CITE.DATA </w:instrText>
      </w:r>
      <w:r w:rsidR="007F3123">
        <w:rPr>
          <w:rFonts w:cs="Times New Roman"/>
          <w:sz w:val="24"/>
          <w:szCs w:val="24"/>
        </w:rPr>
      </w:r>
      <w:r w:rsidR="007F3123">
        <w:rPr>
          <w:rFonts w:cs="Times New Roman"/>
          <w:sz w:val="24"/>
          <w:szCs w:val="24"/>
        </w:rPr>
        <w:fldChar w:fldCharType="end"/>
      </w:r>
      <w:r w:rsidR="00B602C3">
        <w:rPr>
          <w:rFonts w:cs="Times New Roman"/>
          <w:sz w:val="24"/>
          <w:szCs w:val="24"/>
        </w:rPr>
      </w:r>
      <w:r w:rsidR="00B602C3">
        <w:rPr>
          <w:rFonts w:cs="Times New Roman"/>
          <w:sz w:val="24"/>
          <w:szCs w:val="24"/>
        </w:rPr>
        <w:fldChar w:fldCharType="separate"/>
      </w:r>
      <w:r w:rsidR="007F3123">
        <w:rPr>
          <w:rFonts w:cs="Times New Roman"/>
          <w:noProof/>
          <w:sz w:val="24"/>
          <w:szCs w:val="24"/>
        </w:rPr>
        <w:t>(Sampson et al. 2016; ADWR 2024a)</w:t>
      </w:r>
      <w:r w:rsidR="00B602C3">
        <w:rPr>
          <w:rFonts w:cs="Times New Roman"/>
          <w:sz w:val="24"/>
          <w:szCs w:val="24"/>
        </w:rPr>
        <w:fldChar w:fldCharType="end"/>
      </w:r>
      <w:r w:rsidR="00F2241C">
        <w:rPr>
          <w:rFonts w:cs="Times New Roman"/>
          <w:sz w:val="24"/>
          <w:szCs w:val="24"/>
        </w:rPr>
        <w:t>.  They therefore represent an institutionally defined measure of groundwater availability rather than a</w:t>
      </w:r>
      <w:r w:rsidR="00751DC6">
        <w:rPr>
          <w:rFonts w:cs="Times New Roman"/>
          <w:sz w:val="24"/>
          <w:szCs w:val="24"/>
        </w:rPr>
        <w:t>n</w:t>
      </w:r>
      <w:r w:rsidR="00F2241C">
        <w:rPr>
          <w:rFonts w:cs="Times New Roman"/>
          <w:sz w:val="24"/>
          <w:szCs w:val="24"/>
        </w:rPr>
        <w:t xml:space="preserve"> estimate of the water physically stored in the aquifer.  Hereafter, we refer to this metric as the groundwater sustainability indicator (GSI), expressed as </w:t>
      </w:r>
      <w:r w:rsidR="001D18EB">
        <w:rPr>
          <w:rFonts w:cs="Times New Roman"/>
          <w:sz w:val="24"/>
          <w:szCs w:val="24"/>
        </w:rPr>
        <w:t xml:space="preserve">the number of </w:t>
      </w:r>
      <w:r w:rsidR="00F2241C">
        <w:rPr>
          <w:rFonts w:cs="Times New Roman"/>
          <w:sz w:val="24"/>
          <w:szCs w:val="24"/>
        </w:rPr>
        <w:t xml:space="preserve">years groundwater pumping can be sustained. </w:t>
      </w:r>
      <w:r w:rsidR="001D18EB">
        <w:rPr>
          <w:rFonts w:cs="Times New Roman"/>
          <w:sz w:val="24"/>
          <w:szCs w:val="24"/>
        </w:rPr>
        <w:t xml:space="preserve"> We used</w:t>
      </w:r>
      <w:r w:rsidR="00717AD3">
        <w:rPr>
          <w:rFonts w:cs="Times New Roman"/>
          <w:sz w:val="24"/>
          <w:szCs w:val="24"/>
        </w:rPr>
        <w:t xml:space="preserve"> the</w:t>
      </w:r>
      <w:r w:rsidR="001D18EB">
        <w:rPr>
          <w:rFonts w:cs="Times New Roman"/>
          <w:sz w:val="24"/>
          <w:szCs w:val="24"/>
        </w:rPr>
        <w:t xml:space="preserve"> GSI </w:t>
      </w:r>
      <w:r w:rsidR="00C51A8A" w:rsidRPr="00FC59DA">
        <w:rPr>
          <w:rFonts w:cs="Times New Roman"/>
          <w:sz w:val="24"/>
          <w:szCs w:val="24"/>
        </w:rPr>
        <w:t xml:space="preserve">as the principal constraint on </w:t>
      </w:r>
      <w:r w:rsidR="00195556">
        <w:rPr>
          <w:rFonts w:cs="Times New Roman"/>
          <w:sz w:val="24"/>
          <w:szCs w:val="24"/>
        </w:rPr>
        <w:t xml:space="preserve">urban </w:t>
      </w:r>
      <w:r w:rsidR="00C51A8A" w:rsidRPr="00FC59DA">
        <w:rPr>
          <w:rFonts w:cs="Times New Roman"/>
          <w:sz w:val="24"/>
          <w:szCs w:val="24"/>
        </w:rPr>
        <w:t>development capacity</w:t>
      </w:r>
      <w:r w:rsidR="00195556">
        <w:rPr>
          <w:rFonts w:cs="Times New Roman"/>
          <w:sz w:val="24"/>
          <w:szCs w:val="24"/>
        </w:rPr>
        <w:t xml:space="preserve">, as it </w:t>
      </w:r>
      <w:r w:rsidR="00C51A8A" w:rsidRPr="00FC59DA">
        <w:rPr>
          <w:rFonts w:cs="Times New Roman"/>
          <w:sz w:val="24"/>
          <w:szCs w:val="24"/>
        </w:rPr>
        <w:t>integrates cumulative effects of population demand, surface-water availability, recharge, provider allocation rules, and policy interventions</w:t>
      </w:r>
      <w:r w:rsidR="0073217A">
        <w:rPr>
          <w:rFonts w:cs="Times New Roman"/>
          <w:sz w:val="24"/>
          <w:szCs w:val="24"/>
        </w:rPr>
        <w:t xml:space="preserve"> </w:t>
      </w:r>
      <w:r w:rsidR="00835FF0">
        <w:rPr>
          <w:rFonts w:cs="Times New Roman"/>
          <w:sz w:val="24"/>
          <w:szCs w:val="24"/>
        </w:rPr>
        <w:fldChar w:fldCharType="begin">
          <w:fldData xml:space="preserve">PEVuZE5vdGU+PENpdGU+PEF1dGhvcj5Cb2xpbjwvQXV0aG9yPjxZZWFyPjIwMTA8L1llYXI+PFJl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</w:fldData>
        </w:fldChar>
      </w:r>
      <w:r w:rsidR="00A92205">
        <w:rPr>
          <w:rFonts w:cs="Times New Roman"/>
          <w:sz w:val="24"/>
          <w:szCs w:val="24"/>
        </w:rPr>
        <w:instrText xml:space="preserve"> ADDIN EN.CITE </w:instrText>
      </w:r>
      <w:r w:rsidR="00A92205">
        <w:rPr>
          <w:rFonts w:cs="Times New Roman"/>
          <w:sz w:val="24"/>
          <w:szCs w:val="24"/>
        </w:rPr>
        <w:fldChar w:fldCharType="begin">
          <w:fldData xml:space="preserve">PEVuZE5vdGU+PENpdGU+PEF1dGhvcj5Cb2xpbjwvQXV0aG9yPjxZZWFyPjIwMTA8L1llYXI+PFJl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</w:fldData>
        </w:fldChar>
      </w:r>
      <w:r w:rsidR="00A92205">
        <w:rPr>
          <w:rFonts w:cs="Times New Roman"/>
          <w:sz w:val="24"/>
          <w:szCs w:val="24"/>
        </w:rPr>
        <w:instrText xml:space="preserve"> ADDIN EN.CITE.DATA </w:instrText>
      </w:r>
      <w:r w:rsidR="00A92205">
        <w:rPr>
          <w:rFonts w:cs="Times New Roman"/>
          <w:sz w:val="24"/>
          <w:szCs w:val="24"/>
        </w:rPr>
      </w:r>
      <w:r w:rsidR="00A92205">
        <w:rPr>
          <w:rFonts w:cs="Times New Roman"/>
          <w:sz w:val="24"/>
          <w:szCs w:val="24"/>
        </w:rPr>
        <w:fldChar w:fldCharType="separate"/>
      </w:r>
      <w:r w:rsidR="00A92205">
        <w:rPr>
          <w:rFonts w:cs="Times New Roman"/>
          <w:sz w:val="24"/>
          <w:szCs w:val="24"/>
        </w:rPr>
        <w:fldChar w:fldCharType="end"/>
      </w:r>
      <w:r w:rsidR="00835FF0">
        <w:rPr>
          <w:rFonts w:cs="Times New Roman"/>
          <w:sz w:val="24"/>
          <w:szCs w:val="24"/>
        </w:rPr>
      </w:r>
      <w:r w:rsidR="00835FF0">
        <w:rPr>
          <w:rFonts w:cs="Times New Roman"/>
          <w:sz w:val="24"/>
          <w:szCs w:val="24"/>
        </w:rPr>
        <w:fldChar w:fldCharType="separate"/>
      </w:r>
      <w:r w:rsidR="00D2313F">
        <w:rPr>
          <w:rFonts w:cs="Times New Roman"/>
          <w:noProof/>
          <w:sz w:val="24"/>
          <w:szCs w:val="24"/>
        </w:rPr>
        <w:t>(Bolin et al. 2010; Sampson et al. 2016; Gleeson et al. 2020)</w:t>
      </w:r>
      <w:r w:rsidR="00835FF0">
        <w:rPr>
          <w:rFonts w:cs="Times New Roman"/>
          <w:sz w:val="24"/>
          <w:szCs w:val="24"/>
        </w:rPr>
        <w:fldChar w:fldCharType="end"/>
      </w:r>
      <w:r w:rsidR="00C51A8A" w:rsidRPr="00FC59DA">
        <w:rPr>
          <w:rFonts w:cs="Times New Roman"/>
          <w:sz w:val="24"/>
          <w:szCs w:val="24"/>
        </w:rPr>
        <w:t>.</w:t>
      </w:r>
      <w:r w:rsidR="00C21072">
        <w:rPr>
          <w:rFonts w:cs="Times New Roman"/>
          <w:sz w:val="24"/>
          <w:szCs w:val="24"/>
        </w:rPr>
        <w:t xml:space="preserve">  </w:t>
      </w:r>
    </w:p>
    <w:p w14:paraId="4111721E" w14:textId="7CCCEAF3" w:rsidR="004653CF" w:rsidRPr="00EE5FD0" w:rsidRDefault="003C05F6" w:rsidP="00EE5FD0">
      <w:pPr>
        <w:pStyle w:val="Heading2"/>
      </w:pPr>
      <w:r w:rsidRPr="00EE5FD0">
        <w:t>2.3 Scenario design</w:t>
      </w:r>
      <w:r w:rsidR="00B807C4">
        <w:t xml:space="preserve"> and modeling workflow</w:t>
      </w:r>
    </w:p>
    <w:p w14:paraId="1D01A6CA" w14:textId="59E91154" w:rsidR="000D03F7" w:rsidRDefault="00D168FC" w:rsidP="00A3451B">
      <w:pPr>
        <w:adjustRightInd w:val="0"/>
        <w:snapToGrid w:val="0"/>
        <w:spacing w:after="0" w:line="360" w:lineRule="auto"/>
        <w:rPr>
          <w:rFonts w:cs="Times New Roman"/>
          <w:sz w:val="24"/>
          <w:szCs w:val="24"/>
        </w:rPr>
      </w:pPr>
      <w:r>
        <w:rPr>
          <w:rFonts w:cs="Times New Roman"/>
          <w:sz w:val="24"/>
          <w:szCs w:val="24"/>
        </w:rPr>
        <w:t>To address our research questions, we conducted a full-factorial simulation experiment using WaterSim5.</w:t>
      </w:r>
      <w:r w:rsidR="00032FA6">
        <w:rPr>
          <w:rFonts w:cs="Times New Roman"/>
          <w:sz w:val="24"/>
          <w:szCs w:val="24"/>
        </w:rPr>
        <w:t xml:space="preserve">  </w:t>
      </w:r>
      <w:r w:rsidR="00300022">
        <w:rPr>
          <w:rFonts w:cs="Times New Roman"/>
          <w:sz w:val="24"/>
          <w:szCs w:val="24"/>
        </w:rPr>
        <w:t xml:space="preserve">We systematically varied seven experimental factors: </w:t>
      </w:r>
      <w:r w:rsidR="00300022" w:rsidRPr="00257199">
        <w:rPr>
          <w:rFonts w:cs="Times New Roman"/>
          <w:sz w:val="24"/>
          <w:szCs w:val="24"/>
        </w:rPr>
        <w:t>population growth, climate</w:t>
      </w:r>
      <w:r w:rsidR="00032FA6">
        <w:rPr>
          <w:rFonts w:cs="Times New Roman"/>
          <w:sz w:val="24"/>
          <w:szCs w:val="24"/>
        </w:rPr>
        <w:t>-related surface water conditions</w:t>
      </w:r>
      <w:r w:rsidR="00300022" w:rsidRPr="00257199">
        <w:rPr>
          <w:rFonts w:cs="Times New Roman"/>
          <w:sz w:val="24"/>
          <w:szCs w:val="24"/>
        </w:rPr>
        <w:t>, environmental-flow allocation, municipal water-use efficiency, agricultural water-use efficiency, agricultural-to-urban water transfer, and water-supply augmentation</w:t>
      </w:r>
      <w:r w:rsidR="008144EA">
        <w:rPr>
          <w:rFonts w:cs="Times New Roman"/>
          <w:sz w:val="24"/>
          <w:szCs w:val="24"/>
        </w:rPr>
        <w:t xml:space="preserve"> (Table 1; Figure </w:t>
      </w:r>
      <w:r w:rsidR="008F66D5">
        <w:rPr>
          <w:rFonts w:cs="Times New Roman"/>
          <w:sz w:val="24"/>
          <w:szCs w:val="24"/>
        </w:rPr>
        <w:t>2</w:t>
      </w:r>
      <w:r w:rsidR="008144EA">
        <w:rPr>
          <w:rFonts w:cs="Times New Roman"/>
          <w:sz w:val="24"/>
          <w:szCs w:val="24"/>
        </w:rPr>
        <w:t>)</w:t>
      </w:r>
      <w:r w:rsidR="00300022" w:rsidRPr="00257199">
        <w:rPr>
          <w:rFonts w:cs="Times New Roman"/>
          <w:sz w:val="24"/>
          <w:szCs w:val="24"/>
        </w:rPr>
        <w:t>.</w:t>
      </w:r>
      <w:r w:rsidR="00300022">
        <w:rPr>
          <w:rFonts w:cs="Times New Roman"/>
          <w:sz w:val="24"/>
          <w:szCs w:val="24"/>
        </w:rPr>
        <w:t xml:space="preserve">  These were selected due to their relevance to </w:t>
      </w:r>
      <w:r w:rsidR="00300022" w:rsidRPr="1A0C8051">
        <w:rPr>
          <w:rFonts w:cs="Times New Roman"/>
          <w:sz w:val="24"/>
          <w:szCs w:val="24"/>
        </w:rPr>
        <w:t xml:space="preserve">the PMA and global drylands </w:t>
      </w:r>
      <w:r w:rsidR="00300022" w:rsidRPr="1A0C8051">
        <w:rPr>
          <w:rFonts w:cs="Times New Roman"/>
          <w:sz w:val="24"/>
          <w:szCs w:val="24"/>
        </w:rPr>
        <w:fldChar w:fldCharType="begin">
          <w:fldData xml:space="preserve">PEVuZE5vdGU+PENpdGU+PEF1dGhvcj5TYW1wc29uPC9BdXRob3I+PFllYXI+MjAxNjwvWWVhcj48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PEVuZE5vdGU+PENpdGU+PEF1dGhvcj5TYW1wc29uPC9BdXRob3I+PFllYXI+MjAxNjwvWWVhcj48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00300022" w:rsidRPr="1A0C8051">
        <w:rPr>
          <w:rFonts w:cs="Times New Roman"/>
          <w:sz w:val="24"/>
          <w:szCs w:val="24"/>
        </w:rPr>
      </w:r>
      <w:r w:rsidR="00300022" w:rsidRPr="1A0C8051">
        <w:rPr>
          <w:rFonts w:cs="Times New Roman"/>
          <w:sz w:val="24"/>
          <w:szCs w:val="24"/>
        </w:rPr>
        <w:fldChar w:fldCharType="separate"/>
      </w:r>
      <w:r w:rsidR="00300022">
        <w:rPr>
          <w:rFonts w:cs="Times New Roman"/>
          <w:noProof/>
          <w:sz w:val="24"/>
          <w:szCs w:val="24"/>
        </w:rPr>
        <w:t>(Gober et al. 2016; Sampson et al. 2016; Sampson et al. 2020; He et al. 2021)</w:t>
      </w:r>
      <w:r w:rsidR="00300022" w:rsidRPr="1A0C8051">
        <w:rPr>
          <w:rFonts w:cs="Times New Roman"/>
          <w:sz w:val="24"/>
          <w:szCs w:val="24"/>
        </w:rPr>
        <w:fldChar w:fldCharType="end"/>
      </w:r>
      <w:r w:rsidR="00300022">
        <w:rPr>
          <w:rFonts w:cs="Times New Roman"/>
          <w:sz w:val="24"/>
          <w:szCs w:val="24"/>
        </w:rPr>
        <w:t xml:space="preserve">.  </w:t>
      </w:r>
      <w:r w:rsidR="000D03F7" w:rsidRPr="000D03F7">
        <w:rPr>
          <w:rFonts w:cs="Times New Roman"/>
          <w:sz w:val="24"/>
          <w:szCs w:val="24"/>
        </w:rPr>
        <w:t>Here, a scenario represents one experimental combination containing exactly one level of each factor, and the complete set of scenarios constitutes the scenario ensemble. Because the design was fully factorial, every possible combination of factor levels was represented once, producing 75 × 2 × 2 × 3 × 3 × 3 × 3 = 24,300 scenarios.</w:t>
      </w:r>
    </w:p>
    <w:p w14:paraId="2C545578" w14:textId="0C2490DA" w:rsidR="00147D1E" w:rsidRDefault="000067A6" w:rsidP="00147D1E">
      <w:pPr>
        <w:adjustRightInd w:val="0"/>
        <w:snapToGrid w:val="0"/>
        <w:spacing w:after="0" w:line="360" w:lineRule="auto"/>
        <w:ind w:firstLine="720"/>
        <w:rPr>
          <w:rFonts w:cs="Times New Roman"/>
          <w:sz w:val="24"/>
          <w:szCs w:val="24"/>
        </w:rPr>
      </w:pPr>
      <w:r>
        <w:rPr>
          <w:rFonts w:cs="Times New Roman"/>
          <w:sz w:val="24"/>
          <w:szCs w:val="24"/>
        </w:rPr>
        <w:t xml:space="preserve">Population growth was varied using WaterSim5’s population growth input, which scales each provider’s forecasted population growth relative to the model forecast </w:t>
      </w:r>
      <w:del w:id="11" w:author="Joshua Gilman" w:date="2026-10-08T16:27:00Z" w16du:dateUtc="2026-10-08T23:27:00Z">
        <w:r w:rsidDel="007F3123">
          <w:rPr>
            <w:rFonts w:cs="Times New Roman"/>
            <w:sz w:val="24"/>
            <w:szCs w:val="24"/>
          </w:rPr>
          <w:delText>(</w:delText>
        </w:r>
      </w:del>
      <w:r>
        <w:rPr>
          <w:rFonts w:cs="Times New Roman"/>
          <w:sz w:val="24"/>
          <w:szCs w:val="24"/>
        </w:rPr>
        <w:fldChar w:fldCharType="begin"/>
      </w:r>
      <w:r w:rsidR="007F3123">
        <w:rPr>
          <w:rFonts w:cs="Times New Roman"/>
          <w:sz w:val="24"/>
          <w:szCs w:val="24"/>
        </w:rPr>
        <w:instrText xml:space="preserve"> ADDIN EN.CITE &lt;EndNote&gt;&lt;Cite&gt;&lt;Author&gt;Sampson&lt;/Author&gt;&lt;Year&gt;2016&lt;/Year&gt;&lt;RecNum&gt;67&lt;/RecNum&gt;&lt;DisplayText&gt;(Sampson et al. 2016)&lt;/DisplayText&gt;&lt;record&gt;&lt;rec-number&gt;67&lt;/rec-number&gt;&lt;foreign-keys&gt;&lt;key app="EN" db-id="2dza5d5rzv2ether0w9v00tzrt5ssz95sspe" timestamp="1784572662"&gt;67&lt;/key&gt;&lt;/foreign-keys&gt;&lt;ref-type name="Journal Article"&gt;17&lt;/ref-type&gt;&lt;contributors&gt;&lt;authors&gt;&lt;author&gt;Sampson, D. A.&lt;/author&gt;&lt;author&gt;Quay, R.&lt;/author&gt;&lt;author&gt;White, D. D.&lt;/author&gt;&lt;/authors&gt;&lt;/contributors&gt;&lt;titles&gt;&lt;title&gt;Anticipatory modeling for water supply sustainability in Phoenix, Arizona&lt;/title&gt;&lt;secondary-title&gt;Environmental Science &amp;amp; Policy&lt;/secondary-title&gt;&lt;/titles&gt;&lt;periodical&gt;&lt;full-title&gt;Environmental Science &amp;amp; Policy&lt;/full-title&gt;&lt;abbr-1&gt;Environ Sci Policy&lt;/abbr-1&gt;&lt;/periodical&gt;&lt;pages&gt;36-46&lt;/pages&gt;&lt;volume&gt;55&lt;/volume&gt;&lt;number&gt;P1&lt;/number&gt;&lt;dates&gt;&lt;year&gt;2016&lt;/year&gt;&lt;/dates&gt;&lt;work-type&gt;Article&lt;/work-type&gt;&lt;urls&gt;&lt;related-urls&gt;&lt;url&gt;https://www.scopus.com/inward/record.uri?eid=2-s2.0-84941763247&amp;amp;doi=10.1016%2fj.envsci.2015.08.014&amp;amp;partnerID=40&amp;amp;md5=c494e1cbcd73ccf4ddf575ff62d30719&lt;/url&gt;&lt;/related-urls&gt;&lt;/urls&gt;&lt;electronic-resource-num&gt;https://doi.org/10.1016/j.envsci.2015.08.014&lt;/electronic-resource-num&gt;&lt;remote-database-name&gt;Scopus&lt;/remote-database-name&gt;&lt;/record&gt;&lt;/Cite&gt;&lt;/EndNote&gt;</w:instrText>
      </w:r>
      <w:r>
        <w:rPr>
          <w:rFonts w:cs="Times New Roman"/>
          <w:sz w:val="24"/>
          <w:szCs w:val="24"/>
        </w:rPr>
        <w:fldChar w:fldCharType="separate"/>
      </w:r>
      <w:r w:rsidR="007F3123">
        <w:rPr>
          <w:rFonts w:cs="Times New Roman"/>
          <w:noProof/>
          <w:sz w:val="24"/>
          <w:szCs w:val="24"/>
        </w:rPr>
        <w:t>(Sampson et al. 2016)</w:t>
      </w:r>
      <w:r>
        <w:rPr>
          <w:rFonts w:cs="Times New Roman"/>
          <w:sz w:val="24"/>
          <w:szCs w:val="24"/>
        </w:rPr>
        <w:fldChar w:fldCharType="end"/>
      </w:r>
      <w:r>
        <w:rPr>
          <w:rFonts w:cs="Times New Roman"/>
          <w:sz w:val="24"/>
          <w:szCs w:val="24"/>
        </w:rPr>
        <w:t xml:space="preserve">.  We evaluated 75 levels ranging from 2% to 150% of forecasted growth in 2-percentage-point increments.  </w:t>
      </w:r>
      <w:r w:rsidR="0011187F">
        <w:rPr>
          <w:rFonts w:cs="Times New Roman"/>
          <w:sz w:val="24"/>
          <w:szCs w:val="24"/>
        </w:rPr>
        <w:t xml:space="preserve">The 75 levels were selected to characterize the population–GSI relationship across a wide range </w:t>
      </w:r>
      <w:r w:rsidR="00147D1E">
        <w:rPr>
          <w:rFonts w:cs="Times New Roman"/>
          <w:sz w:val="24"/>
          <w:szCs w:val="24"/>
        </w:rPr>
        <w:t>of population growth rates</w:t>
      </w:r>
      <w:r w:rsidR="000F0BC4">
        <w:rPr>
          <w:rFonts w:cs="Times New Roman"/>
          <w:sz w:val="24"/>
          <w:szCs w:val="24"/>
        </w:rPr>
        <w:t xml:space="preserve"> and at a sufficiently fine resolution</w:t>
      </w:r>
      <w:r w:rsidR="00147D1E">
        <w:rPr>
          <w:rFonts w:cs="Times New Roman"/>
          <w:sz w:val="24"/>
          <w:szCs w:val="24"/>
        </w:rPr>
        <w:t xml:space="preserve">; the corresponding growth-frontier analysis is described in section 2.4.  Climate effects on surface water supply were represented by two paired river flow conditions applied jointly to the Colorado River and the Salt-Verde River Systems.  </w:t>
      </w:r>
      <w:del w:id="12" w:author="Joshua Gilman" w:date="2026-10-08T16:29:00Z" w16du:dateUtc="2026-10-08T23:29:00Z">
        <w:r w:rsidR="00147D1E" w:rsidDel="007F3123">
          <w:rPr>
            <w:rFonts w:cs="Times New Roman"/>
            <w:sz w:val="24"/>
            <w:szCs w:val="24"/>
          </w:rPr>
          <w:delText>The rivers were varied together</w:delText>
        </w:r>
      </w:del>
      <w:ins w:id="13" w:author="Joshua Gilman" w:date="2026-10-08T16:29:00Z" w16du:dateUtc="2026-10-08T23:29:00Z">
        <w:r w:rsidR="007F3123">
          <w:rPr>
            <w:rFonts w:cs="Times New Roman"/>
            <w:sz w:val="24"/>
            <w:szCs w:val="24"/>
          </w:rPr>
          <w:t>This was done</w:t>
        </w:r>
      </w:ins>
      <w:r w:rsidR="00147D1E">
        <w:rPr>
          <w:rFonts w:cs="Times New Roman"/>
          <w:sz w:val="24"/>
          <w:szCs w:val="24"/>
        </w:rPr>
        <w:t xml:space="preserve"> because our objective was to compare the overall </w:t>
      </w:r>
      <w:r w:rsidR="00A67508" w:rsidRPr="00A67508">
        <w:rPr>
          <w:rFonts w:cs="Times New Roman"/>
          <w:sz w:val="24"/>
          <w:szCs w:val="24"/>
        </w:rPr>
        <w:t>effects of climate-related changes in surface-water availability</w:t>
      </w:r>
      <w:r w:rsidR="00147D1E">
        <w:rPr>
          <w:rFonts w:cs="Times New Roman"/>
          <w:sz w:val="24"/>
          <w:szCs w:val="24"/>
        </w:rPr>
        <w:t xml:space="preserve">, not to estimate the independent effects of each river system.  The experimental levels and basis for their selection for </w:t>
      </w:r>
      <w:del w:id="14" w:author="Joshua Gilman" w:date="2026-10-08T16:29:00Z" w16du:dateUtc="2026-10-08T23:29:00Z">
        <w:r w:rsidR="00147D1E" w:rsidDel="007F3123">
          <w:rPr>
            <w:rFonts w:cs="Times New Roman"/>
            <w:sz w:val="24"/>
            <w:szCs w:val="24"/>
          </w:rPr>
          <w:delText>the climate and policy</w:delText>
        </w:r>
      </w:del>
      <w:ins w:id="15" w:author="Joshua Gilman" w:date="2026-10-08T16:29:00Z" w16du:dateUtc="2026-10-08T23:29:00Z">
        <w:r w:rsidR="007F3123">
          <w:rPr>
            <w:rFonts w:cs="Times New Roman"/>
            <w:sz w:val="24"/>
            <w:szCs w:val="24"/>
          </w:rPr>
          <w:t>all</w:t>
        </w:r>
      </w:ins>
      <w:r w:rsidR="00147D1E">
        <w:rPr>
          <w:rFonts w:cs="Times New Roman"/>
          <w:sz w:val="24"/>
          <w:szCs w:val="24"/>
        </w:rPr>
        <w:t xml:space="preserve"> experimental factors can be found in Table 1. </w:t>
      </w:r>
    </w:p>
    <w:p w14:paraId="6A330733" w14:textId="5687683E" w:rsidR="00761316" w:rsidRDefault="00761316" w:rsidP="00147D1E">
      <w:pPr>
        <w:adjustRightInd w:val="0"/>
        <w:snapToGrid w:val="0"/>
        <w:spacing w:after="0" w:line="360" w:lineRule="auto"/>
        <w:ind w:firstLine="720"/>
        <w:rPr>
          <w:rFonts w:cs="Times New Roman"/>
          <w:sz w:val="24"/>
          <w:szCs w:val="24"/>
        </w:rPr>
      </w:pPr>
      <w:r w:rsidRPr="00761316">
        <w:rPr>
          <w:rFonts w:cs="Times New Roman"/>
          <w:sz w:val="24"/>
          <w:szCs w:val="24"/>
        </w:rPr>
        <w:lastRenderedPageBreak/>
        <w:t>Each of the 24,300 scenarios was simulated independently in WaterSim5 from 2000 through 2060 using its designated factor levels as model inputs. The outputs used in this study were provider-level population, GSI, and water storage in Lake Mead, Lake Powell, and the Salt-Verde reservoir system. We calculated regional population by summing provider-level population outputs and combined the model outputs with the scenario and factor levels that generated them to create a single simulation dataset. This dataset provided the basis for the analyses described in Section 2.4.</w:t>
      </w:r>
    </w:p>
    <w:p w14:paraId="2B8A171F" w14:textId="3A5F977D" w:rsidR="0011187F" w:rsidRDefault="0011187F" w:rsidP="00A3451B">
      <w:pPr>
        <w:adjustRightInd w:val="0"/>
        <w:snapToGrid w:val="0"/>
        <w:spacing w:after="0" w:line="360" w:lineRule="auto"/>
        <w:rPr>
          <w:rFonts w:cs="Times New Roman"/>
          <w:sz w:val="24"/>
          <w:szCs w:val="24"/>
        </w:rPr>
      </w:pPr>
    </w:p>
    <w:p w14:paraId="529CFE0D" w14:textId="77777777" w:rsidR="0011187F" w:rsidRDefault="0011187F" w:rsidP="00A3451B">
      <w:pPr>
        <w:adjustRightInd w:val="0"/>
        <w:snapToGrid w:val="0"/>
        <w:spacing w:after="0" w:line="360" w:lineRule="auto"/>
        <w:rPr>
          <w:rFonts w:cs="Times New Roman"/>
          <w:sz w:val="24"/>
          <w:szCs w:val="24"/>
        </w:rPr>
      </w:pPr>
    </w:p>
    <w:p w14:paraId="39EFF2BA" w14:textId="77777777" w:rsidR="000D03F7" w:rsidRDefault="000D03F7" w:rsidP="00A3451B">
      <w:pPr>
        <w:adjustRightInd w:val="0"/>
        <w:snapToGrid w:val="0"/>
        <w:spacing w:after="0" w:line="360" w:lineRule="auto"/>
        <w:rPr>
          <w:rFonts w:cs="Times New Roman"/>
          <w:sz w:val="24"/>
          <w:szCs w:val="24"/>
        </w:rPr>
      </w:pPr>
    </w:p>
    <w:p w14:paraId="736F7AA1" w14:textId="4B177F27" w:rsidR="000D03F7" w:rsidRDefault="00CE644A" w:rsidP="00A3451B">
      <w:pPr>
        <w:adjustRightInd w:val="0"/>
        <w:snapToGrid w:val="0"/>
        <w:spacing w:after="0" w:line="360" w:lineRule="auto"/>
        <w:rPr>
          <w:rFonts w:cs="Times New Roman"/>
          <w:sz w:val="24"/>
          <w:szCs w:val="24"/>
        </w:rPr>
      </w:pPr>
      <w:ins w:id="16" w:author="Joshua Gilman" w:date="2026-10-09T08:43:00Z" w16du:dateUtc="2026-10-09T15:43:00Z">
        <w:r>
          <w:rPr>
            <w:rFonts w:cs="Times New Roman"/>
            <w:sz w:val="24"/>
            <w:szCs w:val="24"/>
          </w:rPr>
          <w:t>TODO: LABELS FOR AWUE!!!! FIX THEM!</w:t>
        </w:r>
      </w:ins>
    </w:p>
    <w:p w14:paraId="18E870BD" w14:textId="12488C53" w:rsidR="002757EC" w:rsidRDefault="00877DBC" w:rsidP="00877DBC">
      <w:pPr>
        <w:adjustRightInd w:val="0"/>
        <w:snapToGrid w:val="0"/>
        <w:spacing w:after="0" w:line="360" w:lineRule="auto"/>
        <w:rPr>
          <w:rFonts w:cs="Times New Roman"/>
          <w:sz w:val="24"/>
          <w:szCs w:val="24"/>
        </w:rPr>
        <w:pPrChange w:id="17" w:author="Joshua Gilman" w:date="2026-10-09T13:04:00Z" w16du:dateUtc="2026-10-09T20:04:00Z">
          <w:pPr>
            <w:adjustRightInd w:val="0"/>
            <w:snapToGrid w:val="0"/>
            <w:spacing w:after="0" w:line="360" w:lineRule="auto"/>
            <w:ind w:firstLine="720"/>
          </w:pPr>
        </w:pPrChange>
      </w:pPr>
      <w:ins w:id="18" w:author="Joshua Gilman" w:date="2026-10-09T13:04:00Z" w16du:dateUtc="2026-10-09T20:04:00Z">
        <w:r>
          <w:rPr>
            <w:rFonts w:cs="Times New Roman"/>
            <w:sz w:val="24"/>
            <w:szCs w:val="24"/>
          </w:rPr>
          <w:t>TODO: F</w:t>
        </w:r>
      </w:ins>
      <w:ins w:id="19" w:author="Joshua Gilman" w:date="2026-10-09T13:05:00Z" w16du:dateUtc="2026-10-09T20:05:00Z">
        <w:r>
          <w:rPr>
            <w:rFonts w:cs="Times New Roman"/>
            <w:sz w:val="24"/>
            <w:szCs w:val="24"/>
          </w:rPr>
          <w:t>IX THE DATA REPOSITORY ASSOCIATED WITH THIS PAPER! CLEANSE IT.</w:t>
        </w:r>
      </w:ins>
    </w:p>
    <w:p w14:paraId="0D6D400A" w14:textId="676FA00D" w:rsidR="002757EC" w:rsidRDefault="0083264B" w:rsidP="0083264B">
      <w:pPr>
        <w:adjustRightInd w:val="0"/>
        <w:snapToGrid w:val="0"/>
        <w:spacing w:after="0" w:line="360" w:lineRule="auto"/>
        <w:rPr>
          <w:rFonts w:cs="Times New Roman"/>
          <w:sz w:val="24"/>
          <w:szCs w:val="24"/>
        </w:rPr>
        <w:pPrChange w:id="20" w:author="Joshua Gilman" w:date="2026-10-09T14:11:00Z" w16du:dateUtc="2026-10-09T21:11:00Z">
          <w:pPr>
            <w:adjustRightInd w:val="0"/>
            <w:snapToGrid w:val="0"/>
            <w:spacing w:after="0" w:line="360" w:lineRule="auto"/>
            <w:ind w:firstLine="720"/>
          </w:pPr>
        </w:pPrChange>
      </w:pPr>
      <w:ins w:id="21" w:author="Joshua Gilman" w:date="2026-10-09T14:11:00Z" w16du:dateUtc="2026-10-09T21:11:00Z">
        <w:r>
          <w:rPr>
            <w:rFonts w:cs="Times New Roman"/>
            <w:sz w:val="24"/>
            <w:szCs w:val="24"/>
          </w:rPr>
          <w:t>TODO: FIX FIG. 2</w:t>
        </w:r>
      </w:ins>
    </w:p>
    <w:p w14:paraId="679B28A8" w14:textId="77777777" w:rsidR="002757EC" w:rsidRDefault="002757EC" w:rsidP="00E1325E">
      <w:pPr>
        <w:adjustRightInd w:val="0"/>
        <w:snapToGrid w:val="0"/>
        <w:spacing w:after="0" w:line="360" w:lineRule="auto"/>
        <w:ind w:firstLine="720"/>
        <w:rPr>
          <w:rFonts w:cs="Times New Roman"/>
          <w:sz w:val="24"/>
          <w:szCs w:val="24"/>
        </w:rPr>
      </w:pPr>
    </w:p>
    <w:p w14:paraId="76F722F1" w14:textId="77777777" w:rsidR="002757EC" w:rsidRDefault="002757EC" w:rsidP="00E1325E">
      <w:pPr>
        <w:adjustRightInd w:val="0"/>
        <w:snapToGrid w:val="0"/>
        <w:spacing w:after="0" w:line="360" w:lineRule="auto"/>
        <w:ind w:firstLine="720"/>
        <w:rPr>
          <w:rFonts w:cs="Times New Roman"/>
          <w:sz w:val="24"/>
          <w:szCs w:val="24"/>
        </w:rPr>
      </w:pPr>
    </w:p>
    <w:p w14:paraId="7905323D" w14:textId="77777777" w:rsidR="002757EC" w:rsidRDefault="002757EC" w:rsidP="002757EC">
      <w:pPr>
        <w:adjustRightInd w:val="0"/>
        <w:snapToGrid w:val="0"/>
        <w:spacing w:after="0" w:line="360" w:lineRule="auto"/>
        <w:rPr>
          <w:rFonts w:cs="Times New Roman"/>
          <w:sz w:val="24"/>
          <w:szCs w:val="24"/>
        </w:rPr>
      </w:pPr>
    </w:p>
    <w:p w14:paraId="2F0B4894" w14:textId="77777777" w:rsidR="002757EC" w:rsidRDefault="002757EC" w:rsidP="002757EC">
      <w:pPr>
        <w:adjustRightInd w:val="0"/>
        <w:snapToGrid w:val="0"/>
        <w:spacing w:after="0" w:line="360" w:lineRule="auto"/>
        <w:rPr>
          <w:rFonts w:cs="Times New Roman"/>
          <w:sz w:val="24"/>
          <w:szCs w:val="24"/>
        </w:rPr>
      </w:pPr>
    </w:p>
    <w:p w14:paraId="43C95702" w14:textId="77777777" w:rsidR="002757EC" w:rsidRDefault="002757EC" w:rsidP="00D76F91">
      <w:pPr>
        <w:adjustRightInd w:val="0"/>
        <w:snapToGrid w:val="0"/>
        <w:spacing w:after="0" w:line="360" w:lineRule="auto"/>
        <w:rPr>
          <w:rFonts w:cs="Times New Roman"/>
          <w:sz w:val="24"/>
          <w:szCs w:val="24"/>
        </w:rPr>
      </w:pPr>
    </w:p>
    <w:p w14:paraId="32CA2F94" w14:textId="77777777" w:rsidR="002757EC" w:rsidRDefault="002757EC" w:rsidP="00743AE4">
      <w:pPr>
        <w:adjustRightInd w:val="0"/>
        <w:snapToGrid w:val="0"/>
        <w:spacing w:after="0" w:line="360" w:lineRule="auto"/>
        <w:rPr>
          <w:rFonts w:cs="Times New Roman"/>
          <w:sz w:val="24"/>
          <w:szCs w:val="24"/>
        </w:rPr>
        <w:sectPr w:rsidR="002757EC" w:rsidSect="00E81B1A">
          <w:footerReference w:type="even" r:id="rId10"/>
          <w:footerReference w:type="default" r:id="rId11"/>
          <w:pgSz w:w="12240" w:h="15840"/>
          <w:pgMar w:top="1440" w:right="1440" w:bottom="1440" w:left="1440" w:header="720" w:footer="720" w:gutter="0"/>
          <w:lnNumType w:countBy="1" w:restart="continuous"/>
          <w:cols w:space="720"/>
          <w:docGrid w:linePitch="360"/>
        </w:sectPr>
      </w:pPr>
    </w:p>
    <w:p w14:paraId="1010BD71" w14:textId="62625014" w:rsidR="001D603C" w:rsidRPr="009A3BDD" w:rsidRDefault="003C05F6" w:rsidP="00D76F91">
      <w:pPr>
        <w:adjustRightInd w:val="0"/>
        <w:snapToGrid w:val="0"/>
        <w:spacing w:after="0" w:line="360" w:lineRule="auto"/>
        <w:rPr>
          <w:rFonts w:cs="Times New Roman"/>
          <w:sz w:val="24"/>
          <w:szCs w:val="24"/>
        </w:rPr>
      </w:pPr>
      <w:r w:rsidRPr="1A0C8051">
        <w:rPr>
          <w:rFonts w:cs="Times New Roman"/>
          <w:b/>
          <w:bCs/>
          <w:color w:val="000000" w:themeColor="text1"/>
          <w:sz w:val="24"/>
          <w:szCs w:val="24"/>
        </w:rPr>
        <w:lastRenderedPageBreak/>
        <w:t xml:space="preserve">Table </w:t>
      </w:r>
      <w:proofErr w:type="gramStart"/>
      <w:r w:rsidRPr="1A0C8051">
        <w:rPr>
          <w:rFonts w:cs="Times New Roman"/>
          <w:b/>
          <w:bCs/>
          <w:color w:val="000000" w:themeColor="text1"/>
          <w:sz w:val="24"/>
          <w:szCs w:val="24"/>
        </w:rPr>
        <w:t xml:space="preserve">1 </w:t>
      </w:r>
      <w:r w:rsidRPr="1A0C8051">
        <w:rPr>
          <w:rFonts w:cs="Times New Roman"/>
          <w:color w:val="000000" w:themeColor="text1"/>
          <w:sz w:val="24"/>
          <w:szCs w:val="24"/>
        </w:rPr>
        <w:t xml:space="preserve"> Factorial</w:t>
      </w:r>
      <w:proofErr w:type="gramEnd"/>
      <w:r w:rsidRPr="1A0C8051">
        <w:rPr>
          <w:rFonts w:cs="Times New Roman"/>
          <w:color w:val="000000" w:themeColor="text1"/>
          <w:sz w:val="24"/>
          <w:szCs w:val="24"/>
        </w:rPr>
        <w:t xml:space="preserve"> design of the WaterSim5 scenario ensemble.</w:t>
      </w:r>
      <w:r w:rsidR="5A1A22AB" w:rsidRPr="1A0C8051">
        <w:rPr>
          <w:rFonts w:cs="Times New Roman"/>
          <w:color w:val="000000" w:themeColor="text1"/>
          <w:sz w:val="24"/>
          <w:szCs w:val="24"/>
        </w:rPr>
        <w:t xml:space="preserve"> </w:t>
      </w:r>
      <w:r w:rsidR="5A1A22AB" w:rsidRPr="1A0C8051">
        <w:rPr>
          <w:rFonts w:cs="Times New Roman"/>
          <w:sz w:val="24"/>
          <w:szCs w:val="24"/>
        </w:rPr>
        <w:t>The total number of scenarios is 75 (PG) × 2 (</w:t>
      </w:r>
      <w:r w:rsidR="00224E2C">
        <w:rPr>
          <w:rFonts w:cs="Times New Roman"/>
          <w:color w:val="000000"/>
          <w:sz w:val="20"/>
          <w:szCs w:val="20"/>
        </w:rPr>
        <w:t>CRSWC</w:t>
      </w:r>
      <w:r w:rsidR="5A1A22AB" w:rsidRPr="1A0C8051">
        <w:rPr>
          <w:rFonts w:cs="Times New Roman"/>
          <w:sz w:val="24"/>
          <w:szCs w:val="24"/>
        </w:rPr>
        <w:t>) × 3 (MWUE) × 3</w:t>
      </w:r>
      <w:r w:rsidR="336A7130" w:rsidRPr="1A0C8051">
        <w:rPr>
          <w:rFonts w:cs="Times New Roman"/>
          <w:sz w:val="24"/>
          <w:szCs w:val="24"/>
        </w:rPr>
        <w:t xml:space="preserve"> (AWUE)</w:t>
      </w:r>
      <w:r w:rsidR="5A1A22AB" w:rsidRPr="1A0C8051">
        <w:rPr>
          <w:rFonts w:cs="Times New Roman"/>
          <w:sz w:val="24"/>
          <w:szCs w:val="24"/>
        </w:rPr>
        <w:t xml:space="preserve"> × 3</w:t>
      </w:r>
      <w:r w:rsidR="37CA8AF8" w:rsidRPr="1A0C8051">
        <w:rPr>
          <w:rFonts w:cs="Times New Roman"/>
          <w:sz w:val="24"/>
          <w:szCs w:val="24"/>
        </w:rPr>
        <w:t xml:space="preserve"> (AWT)</w:t>
      </w:r>
      <w:r w:rsidR="5A1A22AB" w:rsidRPr="1A0C8051">
        <w:rPr>
          <w:rFonts w:cs="Times New Roman"/>
          <w:sz w:val="24"/>
          <w:szCs w:val="24"/>
        </w:rPr>
        <w:t xml:space="preserve"> × 3</w:t>
      </w:r>
      <w:r w:rsidR="43A2CDFC" w:rsidRPr="1A0C8051">
        <w:rPr>
          <w:rFonts w:cs="Times New Roman"/>
          <w:sz w:val="24"/>
          <w:szCs w:val="24"/>
        </w:rPr>
        <w:t xml:space="preserve"> (SA)</w:t>
      </w:r>
      <w:r w:rsidR="5A1A22AB" w:rsidRPr="1A0C8051">
        <w:rPr>
          <w:rFonts w:cs="Times New Roman"/>
          <w:sz w:val="24"/>
          <w:szCs w:val="24"/>
        </w:rPr>
        <w:t xml:space="preserve"> × 2 (EF) = 24,300.</w:t>
      </w:r>
    </w:p>
    <w:tbl>
      <w:tblPr>
        <w:tblW w:w="14400" w:type="dxa"/>
        <w:jc w:val="center"/>
        <w:tblLayout w:type="fixed"/>
        <w:tblLook w:val="04A0" w:firstRow="1" w:lastRow="0" w:firstColumn="1" w:lastColumn="0" w:noHBand="0" w:noVBand="1"/>
      </w:tblPr>
      <w:tblGrid>
        <w:gridCol w:w="2700"/>
        <w:gridCol w:w="1620"/>
        <w:gridCol w:w="5040"/>
        <w:gridCol w:w="5040"/>
      </w:tblGrid>
      <w:tr w:rsidR="006C436D" w:rsidRPr="004E03DD" w14:paraId="4789F493" w14:textId="2878BA54" w:rsidTr="00D76F91">
        <w:trPr>
          <w:cantSplit/>
          <w:jc w:val="center"/>
        </w:trPr>
        <w:tc>
          <w:tcPr>
            <w:tcW w:w="2700" w:type="dxa"/>
            <w:tcBorders>
              <w:top w:val="single" w:sz="4" w:space="0" w:color="auto"/>
              <w:bottom w:val="single" w:sz="4" w:space="0" w:color="auto"/>
            </w:tcBorders>
            <w:tcMar>
              <w:top w:w="80" w:type="dxa"/>
              <w:left w:w="120" w:type="dxa"/>
              <w:bottom w:w="80" w:type="dxa"/>
              <w:right w:w="120" w:type="dxa"/>
            </w:tcMar>
          </w:tcPr>
          <w:p w14:paraId="6D405A0F" w14:textId="77777777" w:rsidR="006C436D" w:rsidRPr="00D76F91" w:rsidRDefault="006C436D" w:rsidP="00B82C4E">
            <w:pPr>
              <w:widowControl w:val="0"/>
              <w:adjustRightInd w:val="0"/>
              <w:snapToGrid w:val="0"/>
              <w:spacing w:after="0" w:line="240" w:lineRule="auto"/>
              <w:rPr>
                <w:rFonts w:cs="Times New Roman"/>
                <w:bCs/>
                <w:sz w:val="20"/>
                <w:szCs w:val="20"/>
              </w:rPr>
            </w:pPr>
            <w:r w:rsidRPr="00D76F91">
              <w:rPr>
                <w:rFonts w:cs="Times New Roman"/>
                <w:bCs/>
                <w:color w:val="000000"/>
                <w:sz w:val="20"/>
                <w:szCs w:val="20"/>
              </w:rPr>
              <w:t>Factor</w:t>
            </w:r>
          </w:p>
        </w:tc>
        <w:tc>
          <w:tcPr>
            <w:tcW w:w="1620" w:type="dxa"/>
            <w:tcBorders>
              <w:top w:val="single" w:sz="4" w:space="0" w:color="auto"/>
              <w:bottom w:val="single" w:sz="4" w:space="0" w:color="auto"/>
            </w:tcBorders>
            <w:tcMar>
              <w:top w:w="80" w:type="dxa"/>
              <w:left w:w="120" w:type="dxa"/>
              <w:bottom w:w="80" w:type="dxa"/>
              <w:right w:w="120" w:type="dxa"/>
            </w:tcMar>
          </w:tcPr>
          <w:p w14:paraId="58CBF2A0" w14:textId="70A6F9A9" w:rsidR="006C436D" w:rsidRPr="00D76F91" w:rsidRDefault="000D03F7" w:rsidP="00B82C4E">
            <w:pPr>
              <w:widowControl w:val="0"/>
              <w:adjustRightInd w:val="0"/>
              <w:snapToGrid w:val="0"/>
              <w:spacing w:after="0" w:line="240" w:lineRule="auto"/>
              <w:ind w:hanging="14"/>
              <w:jc w:val="center"/>
              <w:rPr>
                <w:rFonts w:cs="Times New Roman"/>
                <w:bCs/>
                <w:sz w:val="20"/>
                <w:szCs w:val="20"/>
              </w:rPr>
            </w:pPr>
            <w:r>
              <w:rPr>
                <w:rFonts w:cs="Times New Roman"/>
                <w:bCs/>
                <w:color w:val="000000"/>
                <w:sz w:val="20"/>
                <w:szCs w:val="20"/>
              </w:rPr>
              <w:t>Number of l</w:t>
            </w:r>
            <w:r w:rsidR="006C436D" w:rsidRPr="00D76F91">
              <w:rPr>
                <w:rFonts w:cs="Times New Roman"/>
                <w:bCs/>
                <w:color w:val="000000"/>
                <w:sz w:val="20"/>
                <w:szCs w:val="20"/>
              </w:rPr>
              <w:t>evels</w:t>
            </w:r>
          </w:p>
        </w:tc>
        <w:tc>
          <w:tcPr>
            <w:tcW w:w="5040" w:type="dxa"/>
            <w:tcBorders>
              <w:top w:val="single" w:sz="4" w:space="0" w:color="auto"/>
              <w:bottom w:val="single" w:sz="4" w:space="0" w:color="auto"/>
            </w:tcBorders>
            <w:tcMar>
              <w:top w:w="80" w:type="dxa"/>
              <w:left w:w="120" w:type="dxa"/>
              <w:bottom w:w="80" w:type="dxa"/>
              <w:right w:w="120" w:type="dxa"/>
            </w:tcMar>
          </w:tcPr>
          <w:p w14:paraId="2327C3A9" w14:textId="50C4C5E6" w:rsidR="006C436D" w:rsidRPr="00D76F91" w:rsidRDefault="000067A6" w:rsidP="00B82C4E">
            <w:pPr>
              <w:widowControl w:val="0"/>
              <w:adjustRightInd w:val="0"/>
              <w:snapToGrid w:val="0"/>
              <w:spacing w:after="0" w:line="240" w:lineRule="auto"/>
              <w:rPr>
                <w:rFonts w:cs="Times New Roman"/>
                <w:bCs/>
                <w:sz w:val="20"/>
                <w:szCs w:val="20"/>
              </w:rPr>
            </w:pPr>
            <w:r>
              <w:rPr>
                <w:rFonts w:cs="Times New Roman"/>
                <w:bCs/>
                <w:color w:val="000000"/>
                <w:sz w:val="20"/>
                <w:szCs w:val="20"/>
              </w:rPr>
              <w:t>Factor levels and i</w:t>
            </w:r>
            <w:r w:rsidR="006C436D" w:rsidRPr="00D76F91">
              <w:rPr>
                <w:rFonts w:cs="Times New Roman"/>
                <w:bCs/>
                <w:color w:val="000000"/>
                <w:sz w:val="20"/>
                <w:szCs w:val="20"/>
              </w:rPr>
              <w:t>nterpretation</w:t>
            </w:r>
          </w:p>
        </w:tc>
        <w:tc>
          <w:tcPr>
            <w:tcW w:w="5040" w:type="dxa"/>
            <w:tcBorders>
              <w:top w:val="single" w:sz="4" w:space="0" w:color="auto"/>
              <w:bottom w:val="single" w:sz="4" w:space="0" w:color="auto"/>
            </w:tcBorders>
          </w:tcPr>
          <w:p w14:paraId="3A90DE17" w14:textId="4BD3557A" w:rsidR="006C436D" w:rsidRPr="00D76F91" w:rsidRDefault="006C436D" w:rsidP="00B82C4E">
            <w:pPr>
              <w:widowControl w:val="0"/>
              <w:adjustRightInd w:val="0"/>
              <w:snapToGrid w:val="0"/>
              <w:spacing w:after="0" w:line="240" w:lineRule="auto"/>
              <w:rPr>
                <w:rFonts w:cs="Times New Roman"/>
                <w:bCs/>
                <w:color w:val="000000"/>
                <w:sz w:val="20"/>
                <w:szCs w:val="20"/>
              </w:rPr>
            </w:pPr>
            <w:r w:rsidRPr="00D76F91">
              <w:rPr>
                <w:rFonts w:cs="Times New Roman"/>
                <w:bCs/>
                <w:color w:val="000000"/>
                <w:sz w:val="20"/>
                <w:szCs w:val="20"/>
              </w:rPr>
              <w:t>Basis for selected factor levels</w:t>
            </w:r>
          </w:p>
        </w:tc>
      </w:tr>
      <w:tr w:rsidR="006C436D" w:rsidRPr="004E03DD" w14:paraId="6BE6138F" w14:textId="62A4ED53" w:rsidTr="00D76F91">
        <w:trPr>
          <w:cantSplit/>
          <w:jc w:val="center"/>
        </w:trPr>
        <w:tc>
          <w:tcPr>
            <w:tcW w:w="2700" w:type="dxa"/>
            <w:tcBorders>
              <w:top w:val="single" w:sz="4" w:space="0" w:color="auto"/>
            </w:tcBorders>
            <w:tcMar>
              <w:top w:w="80" w:type="dxa"/>
              <w:left w:w="120" w:type="dxa"/>
              <w:bottom w:w="80" w:type="dxa"/>
              <w:right w:w="120" w:type="dxa"/>
            </w:tcMar>
          </w:tcPr>
          <w:p w14:paraId="12787E80" w14:textId="77777777"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Population growth (PG)</w:t>
            </w:r>
          </w:p>
        </w:tc>
        <w:tc>
          <w:tcPr>
            <w:tcW w:w="1620" w:type="dxa"/>
            <w:tcBorders>
              <w:top w:val="single" w:sz="4" w:space="0" w:color="auto"/>
            </w:tcBorders>
            <w:tcMar>
              <w:top w:w="80" w:type="dxa"/>
              <w:left w:w="120" w:type="dxa"/>
              <w:bottom w:w="80" w:type="dxa"/>
              <w:right w:w="120" w:type="dxa"/>
            </w:tcMar>
          </w:tcPr>
          <w:p w14:paraId="3399B8D6" w14:textId="77777777" w:rsidR="006C436D" w:rsidRPr="00D76F91" w:rsidRDefault="006C436D" w:rsidP="00B82C4E">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75</w:t>
            </w:r>
          </w:p>
        </w:tc>
        <w:tc>
          <w:tcPr>
            <w:tcW w:w="5040" w:type="dxa"/>
            <w:tcBorders>
              <w:top w:val="single" w:sz="4" w:space="0" w:color="auto"/>
            </w:tcBorders>
            <w:tcMar>
              <w:top w:w="80" w:type="dxa"/>
              <w:left w:w="120" w:type="dxa"/>
              <w:bottom w:w="80" w:type="dxa"/>
              <w:right w:w="120" w:type="dxa"/>
            </w:tcMar>
          </w:tcPr>
          <w:p w14:paraId="2B54B665" w14:textId="27E8EBFC" w:rsidR="006C436D" w:rsidRPr="00D76F91" w:rsidRDefault="00D536B1" w:rsidP="00B82C4E">
            <w:pPr>
              <w:widowControl w:val="0"/>
              <w:adjustRightInd w:val="0"/>
              <w:snapToGrid w:val="0"/>
              <w:spacing w:after="0" w:line="240" w:lineRule="auto"/>
              <w:rPr>
                <w:rFonts w:cs="Times New Roman"/>
                <w:sz w:val="20"/>
                <w:szCs w:val="20"/>
              </w:rPr>
            </w:pPr>
            <w:r w:rsidRPr="00D536B1">
              <w:rPr>
                <w:rFonts w:cs="Times New Roman"/>
                <w:color w:val="000000"/>
                <w:sz w:val="20"/>
                <w:szCs w:val="20"/>
              </w:rPr>
              <w:t>2–150% of forecasted population growth in 2-percentage-point increments; 100% = forecasted growth.</w:t>
            </w:r>
          </w:p>
        </w:tc>
        <w:tc>
          <w:tcPr>
            <w:tcW w:w="5040" w:type="dxa"/>
            <w:tcBorders>
              <w:top w:val="single" w:sz="4" w:space="0" w:color="auto"/>
            </w:tcBorders>
          </w:tcPr>
          <w:p w14:paraId="6C31623D" w14:textId="28508BF0" w:rsidR="006C436D" w:rsidRPr="00D76F91" w:rsidRDefault="00D536B1" w:rsidP="00B82C4E">
            <w:pPr>
              <w:widowControl w:val="0"/>
              <w:adjustRightInd w:val="0"/>
              <w:snapToGrid w:val="0"/>
              <w:spacing w:after="0" w:line="240" w:lineRule="auto"/>
              <w:rPr>
                <w:rFonts w:cs="Times New Roman"/>
                <w:color w:val="000000"/>
                <w:sz w:val="20"/>
                <w:szCs w:val="20"/>
              </w:rPr>
            </w:pPr>
            <w:r>
              <w:rPr>
                <w:rFonts w:cs="Times New Roman"/>
                <w:color w:val="000000"/>
                <w:sz w:val="20"/>
                <w:szCs w:val="20"/>
              </w:rPr>
              <w:t xml:space="preserve">Levels </w:t>
            </w:r>
            <w:r w:rsidRPr="00D536B1">
              <w:rPr>
                <w:rFonts w:cs="Times New Roman"/>
                <w:color w:val="000000"/>
                <w:sz w:val="20"/>
                <w:szCs w:val="20"/>
              </w:rPr>
              <w:t>selected to characterize the population–GSI relationship (Section 2.4).</w:t>
            </w:r>
          </w:p>
        </w:tc>
      </w:tr>
      <w:tr w:rsidR="006C436D" w:rsidRPr="004E03DD" w14:paraId="26B7BC2D" w14:textId="3D92BD3D" w:rsidTr="00D76F91">
        <w:trPr>
          <w:cantSplit/>
          <w:trHeight w:val="730"/>
          <w:jc w:val="center"/>
        </w:trPr>
        <w:tc>
          <w:tcPr>
            <w:tcW w:w="2700" w:type="dxa"/>
            <w:tcMar>
              <w:top w:w="80" w:type="dxa"/>
              <w:left w:w="120" w:type="dxa"/>
              <w:bottom w:w="80" w:type="dxa"/>
              <w:right w:w="120" w:type="dxa"/>
            </w:tcMar>
          </w:tcPr>
          <w:p w14:paraId="7489511A" w14:textId="09FFA988"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 xml:space="preserve">Climate-related surface water </w:t>
            </w:r>
            <w:proofErr w:type="gramStart"/>
            <w:r w:rsidRPr="00D76F91">
              <w:rPr>
                <w:rFonts w:cs="Times New Roman"/>
                <w:color w:val="000000"/>
                <w:sz w:val="20"/>
                <w:szCs w:val="20"/>
              </w:rPr>
              <w:t>conditions  (</w:t>
            </w:r>
            <w:proofErr w:type="gramEnd"/>
            <w:r w:rsidR="00224E2C">
              <w:rPr>
                <w:rFonts w:cs="Times New Roman"/>
                <w:color w:val="000000"/>
                <w:sz w:val="20"/>
                <w:szCs w:val="20"/>
              </w:rPr>
              <w:t>CRSWC</w:t>
            </w:r>
            <w:r w:rsidRPr="00D76F91">
              <w:rPr>
                <w:rFonts w:cs="Times New Roman"/>
                <w:color w:val="000000"/>
                <w:sz w:val="20"/>
                <w:szCs w:val="20"/>
              </w:rPr>
              <w:t>)</w:t>
            </w:r>
          </w:p>
        </w:tc>
        <w:tc>
          <w:tcPr>
            <w:tcW w:w="1620" w:type="dxa"/>
            <w:tcMar>
              <w:top w:w="80" w:type="dxa"/>
              <w:left w:w="120" w:type="dxa"/>
              <w:bottom w:w="80" w:type="dxa"/>
              <w:right w:w="120" w:type="dxa"/>
            </w:tcMar>
          </w:tcPr>
          <w:p w14:paraId="52F951E6" w14:textId="77777777" w:rsidR="006C436D" w:rsidRPr="00D76F91" w:rsidRDefault="006C436D" w:rsidP="00B82C4E">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2</w:t>
            </w:r>
          </w:p>
        </w:tc>
        <w:tc>
          <w:tcPr>
            <w:tcW w:w="5040" w:type="dxa"/>
            <w:tcMar>
              <w:top w:w="80" w:type="dxa"/>
              <w:left w:w="120" w:type="dxa"/>
              <w:bottom w:w="80" w:type="dxa"/>
              <w:right w:w="120" w:type="dxa"/>
            </w:tcMar>
          </w:tcPr>
          <w:p w14:paraId="41C7BD58" w14:textId="30177563" w:rsidR="006C436D" w:rsidRPr="00D76F91" w:rsidRDefault="00D536B1" w:rsidP="00B82C4E">
            <w:pPr>
              <w:widowControl w:val="0"/>
              <w:adjustRightInd w:val="0"/>
              <w:snapToGrid w:val="0"/>
              <w:spacing w:after="0" w:line="240" w:lineRule="auto"/>
              <w:rPr>
                <w:rFonts w:cs="Times New Roman"/>
                <w:sz w:val="20"/>
                <w:szCs w:val="20"/>
              </w:rPr>
            </w:pPr>
            <w:r w:rsidRPr="00D536B1">
              <w:rPr>
                <w:rFonts w:cs="Times New Roman"/>
                <w:color w:val="000000"/>
                <w:sz w:val="20"/>
                <w:szCs w:val="20"/>
              </w:rPr>
              <w:t>Reference-flow condition: Colorado River = 100%; Salt-Verde River = 105%. Reduced-flow condition: Colorado River = 70%; Salt-Verde River = 85%.</w:t>
            </w:r>
          </w:p>
        </w:tc>
        <w:tc>
          <w:tcPr>
            <w:tcW w:w="5040" w:type="dxa"/>
          </w:tcPr>
          <w:p w14:paraId="4172A966" w14:textId="25AE9A40" w:rsidR="006C436D" w:rsidRPr="00D76F91" w:rsidRDefault="00D536B1" w:rsidP="00B82C4E">
            <w:pPr>
              <w:widowControl w:val="0"/>
              <w:adjustRightInd w:val="0"/>
              <w:snapToGrid w:val="0"/>
              <w:spacing w:after="0" w:line="240" w:lineRule="auto"/>
              <w:rPr>
                <w:rFonts w:cs="Times New Roman"/>
                <w:color w:val="000000"/>
                <w:sz w:val="20"/>
                <w:szCs w:val="20"/>
              </w:rPr>
            </w:pPr>
            <w:r w:rsidRPr="00D536B1">
              <w:rPr>
                <w:rFonts w:cs="Times New Roman"/>
                <w:color w:val="000000"/>
                <w:sz w:val="20"/>
                <w:szCs w:val="20"/>
              </w:rPr>
              <w:t>Paired conditions were informed by studies indicating substantial potential declines in Colorado River flows and comparatively smaller and more variable changes in Salt-Verde River flows (Udall and Overpeck 2017; Broman et al. 2020; Woodhouse and Udall 2022).</w:t>
            </w:r>
          </w:p>
        </w:tc>
      </w:tr>
      <w:tr w:rsidR="006C436D" w:rsidRPr="004E03DD" w14:paraId="0B27BBD2" w14:textId="66D97888" w:rsidTr="00D76F91">
        <w:trPr>
          <w:cantSplit/>
          <w:jc w:val="center"/>
        </w:trPr>
        <w:tc>
          <w:tcPr>
            <w:tcW w:w="2700" w:type="dxa"/>
            <w:tcMar>
              <w:top w:w="80" w:type="dxa"/>
              <w:left w:w="120" w:type="dxa"/>
              <w:bottom w:w="80" w:type="dxa"/>
              <w:right w:w="120" w:type="dxa"/>
            </w:tcMar>
          </w:tcPr>
          <w:p w14:paraId="71BAD0B4" w14:textId="77777777" w:rsidR="006C436D" w:rsidRPr="00D76F91" w:rsidRDefault="006C436D" w:rsidP="00B82C4E">
            <w:pPr>
              <w:widowControl w:val="0"/>
              <w:adjustRightInd w:val="0"/>
              <w:snapToGrid w:val="0"/>
              <w:spacing w:after="0" w:line="240" w:lineRule="auto"/>
              <w:rPr>
                <w:rFonts w:cs="Times New Roman"/>
                <w:color w:val="000000"/>
                <w:sz w:val="20"/>
                <w:szCs w:val="20"/>
              </w:rPr>
            </w:pPr>
            <w:r w:rsidRPr="00D76F91">
              <w:rPr>
                <w:rFonts w:cs="Times New Roman"/>
                <w:color w:val="000000"/>
                <w:sz w:val="20"/>
                <w:szCs w:val="20"/>
              </w:rPr>
              <w:t>Environmental-flow allocation (EF)</w:t>
            </w:r>
          </w:p>
        </w:tc>
        <w:tc>
          <w:tcPr>
            <w:tcW w:w="1620" w:type="dxa"/>
            <w:tcMar>
              <w:top w:w="80" w:type="dxa"/>
              <w:left w:w="120" w:type="dxa"/>
              <w:bottom w:w="80" w:type="dxa"/>
              <w:right w:w="120" w:type="dxa"/>
            </w:tcMar>
          </w:tcPr>
          <w:p w14:paraId="26E578BC" w14:textId="77777777" w:rsidR="006C436D" w:rsidRPr="00D76F91" w:rsidRDefault="006C436D" w:rsidP="00B82C4E">
            <w:pPr>
              <w:widowControl w:val="0"/>
              <w:adjustRightInd w:val="0"/>
              <w:snapToGrid w:val="0"/>
              <w:spacing w:after="0" w:line="240" w:lineRule="auto"/>
              <w:ind w:hanging="14"/>
              <w:jc w:val="center"/>
              <w:rPr>
                <w:rFonts w:cs="Times New Roman"/>
                <w:color w:val="000000"/>
                <w:sz w:val="20"/>
                <w:szCs w:val="20"/>
              </w:rPr>
            </w:pPr>
            <w:r w:rsidRPr="00D76F91">
              <w:rPr>
                <w:rFonts w:cs="Times New Roman"/>
                <w:color w:val="000000"/>
                <w:sz w:val="20"/>
                <w:szCs w:val="20"/>
              </w:rPr>
              <w:t>2</w:t>
            </w:r>
          </w:p>
        </w:tc>
        <w:tc>
          <w:tcPr>
            <w:tcW w:w="5040" w:type="dxa"/>
            <w:tcMar>
              <w:top w:w="80" w:type="dxa"/>
              <w:left w:w="120" w:type="dxa"/>
              <w:bottom w:w="80" w:type="dxa"/>
              <w:right w:w="120" w:type="dxa"/>
            </w:tcMar>
          </w:tcPr>
          <w:p w14:paraId="4C559AFD" w14:textId="0EFF2C89" w:rsidR="006C436D" w:rsidRPr="00D76F91" w:rsidRDefault="00DB61FC" w:rsidP="00B82C4E">
            <w:pPr>
              <w:widowControl w:val="0"/>
              <w:adjustRightInd w:val="0"/>
              <w:snapToGrid w:val="0"/>
              <w:spacing w:after="0" w:line="240" w:lineRule="auto"/>
              <w:rPr>
                <w:rFonts w:cs="Times New Roman"/>
                <w:color w:val="000000"/>
                <w:sz w:val="20"/>
                <w:szCs w:val="20"/>
              </w:rPr>
            </w:pPr>
            <w:r w:rsidRPr="00DB61FC">
              <w:rPr>
                <w:rFonts w:cs="Times New Roman"/>
                <w:color w:val="000000"/>
                <w:sz w:val="20"/>
                <w:szCs w:val="20"/>
              </w:rPr>
              <w:t>0 AF; approximately 80,000 AF (98.7 million m³) allocated to the Colorado River Delta.</w:t>
            </w:r>
          </w:p>
        </w:tc>
        <w:tc>
          <w:tcPr>
            <w:tcW w:w="5040" w:type="dxa"/>
          </w:tcPr>
          <w:p w14:paraId="3FF1E860" w14:textId="67B9A750" w:rsidR="006C436D" w:rsidRPr="00D76F91" w:rsidRDefault="00761316" w:rsidP="00B82C4E">
            <w:pPr>
              <w:widowControl w:val="0"/>
              <w:adjustRightInd w:val="0"/>
              <w:snapToGrid w:val="0"/>
              <w:spacing w:after="0" w:line="240" w:lineRule="auto"/>
              <w:rPr>
                <w:rFonts w:cs="Times New Roman"/>
                <w:color w:val="000000"/>
                <w:sz w:val="20"/>
                <w:szCs w:val="20"/>
              </w:rPr>
            </w:pPr>
            <w:r w:rsidRPr="00761316">
              <w:rPr>
                <w:rFonts w:cs="Times New Roman"/>
                <w:color w:val="000000"/>
                <w:sz w:val="20"/>
                <w:szCs w:val="20"/>
              </w:rPr>
              <w:t>The 80,000-AF level was selected to approximate the scale of the 70,000-AF U.S. environmental-water commitment to the Colorado River Delta under Minute 323</w:t>
            </w:r>
            <w:r>
              <w:rPr>
                <w:rFonts w:cs="Times New Roman"/>
                <w:color w:val="000000"/>
                <w:sz w:val="20"/>
                <w:szCs w:val="20"/>
              </w:rPr>
              <w:t xml:space="preserve"> </w:t>
            </w:r>
            <w:r w:rsidR="00AB49E8" w:rsidRPr="00D76F91">
              <w:rPr>
                <w:rFonts w:cs="Times New Roman"/>
                <w:color w:val="000000"/>
                <w:sz w:val="20"/>
                <w:szCs w:val="20"/>
              </w:rPr>
              <w:fldChar w:fldCharType="begin"/>
            </w:r>
            <w:r w:rsidR="00AB49E8" w:rsidRPr="00D76F91">
              <w:rPr>
                <w:rFonts w:cs="Times New Roman"/>
                <w:color w:val="000000"/>
                <w:sz w:val="20"/>
                <w:szCs w:val="20"/>
              </w:rPr>
              <w:instrText xml:space="preserve"> ADDIN EN.CITE &lt;EndNote&gt;&lt;Cite ExcludeAuth="1"&gt;&lt;Author&gt;International Boundary Water Commission&lt;/Author&gt;&lt;Year&gt;2017&lt;/Year&gt;&lt;RecNum&gt;1514&lt;/RecNum&gt;&lt;Prefix&gt;IBWC &lt;/Prefix&gt;&lt;DisplayText&gt;(IBWC 2017)&lt;/DisplayText&gt;&lt;record&gt;&lt;rec-number&gt;1514&lt;/rec-number&gt;&lt;foreign-keys&gt;&lt;key app="EN" db-id="esavd0e0ppdrawee92qxvpenxpf9spfs5tvs" timestamp="1791043694"&gt;1514&lt;/key&gt;&lt;/foreign-keys&gt;&lt;ref-type name="Government Document"&gt;46&lt;/ref-type&gt;&lt;contributors&gt;&lt;authors&gt;&lt;author&gt;International Boundary Water Commission,&lt;/author&gt;&lt;/authors&gt;&lt;/contributors&gt;&lt;titles&gt;&lt;title&gt;Minute No. 323: Extension of Cooperative Measures and Adoption of a Binational Water Scarcity Contingency Plan in the Colorado River Basin&lt;/title&gt;&lt;/titles&gt;&lt;number&gt;Minute No. 323&lt;/number&gt;&lt;dates&gt;&lt;year&gt;2017&lt;/year&gt;&lt;/dates&gt;&lt;pub-location&gt;Ciudad Juarez, Chihuahua&lt;/pub-location&gt;&lt;publisher&gt;International Boundary and Water Commission&lt;/publisher&gt;&lt;urls&gt;&lt;related-urls&gt;&lt;url&gt;https://www.ibwc.gov/wp-content/uploads/2023/03/Min323.pdf&lt;/url&gt;&lt;/related-urls&gt;&lt;/urls&gt;&lt;/record&gt;&lt;/Cite&gt;&lt;/EndNote&gt;</w:instrText>
            </w:r>
            <w:r w:rsidR="00AB49E8" w:rsidRPr="00D76F91">
              <w:rPr>
                <w:rFonts w:cs="Times New Roman"/>
                <w:color w:val="000000"/>
                <w:sz w:val="20"/>
                <w:szCs w:val="20"/>
              </w:rPr>
              <w:fldChar w:fldCharType="separate"/>
            </w:r>
            <w:r w:rsidR="00AB49E8" w:rsidRPr="00D76F91">
              <w:rPr>
                <w:rFonts w:cs="Times New Roman"/>
                <w:noProof/>
                <w:color w:val="000000"/>
                <w:sz w:val="20"/>
                <w:szCs w:val="20"/>
              </w:rPr>
              <w:t>(IBWC 2017)</w:t>
            </w:r>
            <w:r w:rsidR="00AB49E8" w:rsidRPr="00D76F91">
              <w:rPr>
                <w:rFonts w:cs="Times New Roman"/>
                <w:color w:val="000000"/>
                <w:sz w:val="20"/>
                <w:szCs w:val="20"/>
              </w:rPr>
              <w:fldChar w:fldCharType="end"/>
            </w:r>
            <w:r w:rsidR="00A47375" w:rsidRPr="00D76F91">
              <w:rPr>
                <w:rFonts w:cs="Times New Roman"/>
                <w:color w:val="000000"/>
                <w:sz w:val="20"/>
                <w:szCs w:val="20"/>
              </w:rPr>
              <w:t>.</w:t>
            </w:r>
          </w:p>
        </w:tc>
      </w:tr>
      <w:tr w:rsidR="006C436D" w:rsidRPr="004E03DD" w14:paraId="66C41556" w14:textId="3E6C8517" w:rsidTr="00D76F91">
        <w:trPr>
          <w:cantSplit/>
          <w:jc w:val="center"/>
        </w:trPr>
        <w:tc>
          <w:tcPr>
            <w:tcW w:w="2700" w:type="dxa"/>
            <w:tcMar>
              <w:top w:w="80" w:type="dxa"/>
              <w:left w:w="120" w:type="dxa"/>
              <w:bottom w:w="80" w:type="dxa"/>
              <w:right w:w="120" w:type="dxa"/>
            </w:tcMar>
          </w:tcPr>
          <w:p w14:paraId="0E5D2DF3" w14:textId="77777777"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Municipal water-use efficiency (MWUE)</w:t>
            </w:r>
          </w:p>
        </w:tc>
        <w:tc>
          <w:tcPr>
            <w:tcW w:w="1620" w:type="dxa"/>
            <w:tcMar>
              <w:top w:w="80" w:type="dxa"/>
              <w:left w:w="120" w:type="dxa"/>
              <w:bottom w:w="80" w:type="dxa"/>
              <w:right w:w="120" w:type="dxa"/>
            </w:tcMar>
          </w:tcPr>
          <w:p w14:paraId="27B881C5" w14:textId="77777777" w:rsidR="006C436D" w:rsidRPr="00D76F91" w:rsidRDefault="006C436D" w:rsidP="00B82C4E">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3</w:t>
            </w:r>
          </w:p>
        </w:tc>
        <w:tc>
          <w:tcPr>
            <w:tcW w:w="5040" w:type="dxa"/>
            <w:tcMar>
              <w:top w:w="80" w:type="dxa"/>
              <w:left w:w="120" w:type="dxa"/>
              <w:bottom w:w="80" w:type="dxa"/>
              <w:right w:w="120" w:type="dxa"/>
            </w:tcMar>
          </w:tcPr>
          <w:p w14:paraId="6C5728C6" w14:textId="0B2686AF"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Approximately 3.2%, 25%, and 45% reductions in municipal water use resulting from increased water use efficiency</w:t>
            </w:r>
            <w:r w:rsidR="00077C1E">
              <w:rPr>
                <w:rFonts w:cs="Times New Roman"/>
                <w:color w:val="000000"/>
                <w:sz w:val="20"/>
                <w:szCs w:val="20"/>
              </w:rPr>
              <w:t>.</w:t>
            </w:r>
          </w:p>
        </w:tc>
        <w:tc>
          <w:tcPr>
            <w:tcW w:w="5040" w:type="dxa"/>
          </w:tcPr>
          <w:p w14:paraId="643A9181" w14:textId="0C5E69B1" w:rsidR="006C436D" w:rsidRPr="00D76F91" w:rsidRDefault="0055453D" w:rsidP="00B82C4E">
            <w:pPr>
              <w:widowControl w:val="0"/>
              <w:adjustRightInd w:val="0"/>
              <w:snapToGrid w:val="0"/>
              <w:spacing w:after="0" w:line="240" w:lineRule="auto"/>
              <w:rPr>
                <w:rFonts w:cs="Times New Roman"/>
                <w:color w:val="000000"/>
                <w:sz w:val="20"/>
                <w:szCs w:val="20"/>
              </w:rPr>
            </w:pPr>
            <w:r w:rsidRPr="00D76F91">
              <w:rPr>
                <w:sz w:val="20"/>
                <w:szCs w:val="20"/>
              </w:rPr>
              <w:t xml:space="preserve">The three levels were intended to represent no additional change, continuation of the historical decline in Phoenix per-capita water use, and a more aggressive reduction relative to that historical trend </w:t>
            </w:r>
            <w:r w:rsidRPr="00D76F91">
              <w:rPr>
                <w:rFonts w:cs="Times New Roman"/>
                <w:color w:val="000000"/>
                <w:sz w:val="20"/>
                <w:szCs w:val="20"/>
              </w:rPr>
              <w:fldChar w:fldCharType="begin">
                <w:fldData xml:space="preserve">PEVuZE5vdGU+PENpdGU+PEF1dGhvcj5IaXJ0PC9BdXRob3I+PFllYXI+MjAxNzwvWWVhcj48UmVj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</w:fldData>
              </w:fldChar>
            </w:r>
            <w:r w:rsidRPr="00D76F91">
              <w:rPr>
                <w:rFonts w:cs="Times New Roman"/>
                <w:color w:val="000000"/>
                <w:sz w:val="20"/>
                <w:szCs w:val="20"/>
              </w:rPr>
              <w:instrText xml:space="preserve"> ADDIN EN.CITE </w:instrText>
            </w:r>
            <w:r w:rsidRPr="00D76F91">
              <w:rPr>
                <w:rFonts w:cs="Times New Roman"/>
                <w:color w:val="000000"/>
                <w:sz w:val="20"/>
                <w:szCs w:val="20"/>
              </w:rPr>
              <w:fldChar w:fldCharType="begin">
                <w:fldData xml:space="preserve">PEVuZE5vdGU+PENpdGU+PEF1dGhvcj5IaXJ0PC9BdXRob3I+PFllYXI+MjAxNzwvWWVhcj48UmVj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</w:fldData>
              </w:fldChar>
            </w:r>
            <w:r w:rsidRPr="00D76F91">
              <w:rPr>
                <w:rFonts w:cs="Times New Roman"/>
                <w:color w:val="000000"/>
                <w:sz w:val="20"/>
                <w:szCs w:val="20"/>
              </w:rPr>
              <w:instrText xml:space="preserve"> ADDIN EN.CITE.DATA </w:instrText>
            </w:r>
            <w:r w:rsidRPr="00D76F91">
              <w:rPr>
                <w:rFonts w:cs="Times New Roman"/>
                <w:color w:val="000000"/>
                <w:sz w:val="20"/>
                <w:szCs w:val="20"/>
              </w:rPr>
            </w:r>
            <w:r w:rsidRPr="00D76F91">
              <w:rPr>
                <w:rFonts w:cs="Times New Roman"/>
                <w:color w:val="000000"/>
                <w:sz w:val="20"/>
                <w:szCs w:val="20"/>
              </w:rPr>
              <w:fldChar w:fldCharType="end"/>
            </w:r>
            <w:r w:rsidRPr="00D76F91">
              <w:rPr>
                <w:rFonts w:cs="Times New Roman"/>
                <w:color w:val="000000"/>
                <w:sz w:val="20"/>
                <w:szCs w:val="20"/>
              </w:rPr>
            </w:r>
            <w:r w:rsidRPr="00D76F91">
              <w:rPr>
                <w:rFonts w:cs="Times New Roman"/>
                <w:color w:val="000000"/>
                <w:sz w:val="20"/>
                <w:szCs w:val="20"/>
              </w:rPr>
              <w:fldChar w:fldCharType="separate"/>
            </w:r>
            <w:r w:rsidRPr="00D76F91">
              <w:rPr>
                <w:rFonts w:cs="Times New Roman"/>
                <w:noProof/>
                <w:color w:val="000000"/>
                <w:sz w:val="20"/>
                <w:szCs w:val="20"/>
              </w:rPr>
              <w:t>(Gober et al. 2016; Hirt et al. 2017)</w:t>
            </w:r>
            <w:r w:rsidRPr="00D76F91">
              <w:rPr>
                <w:rFonts w:cs="Times New Roman"/>
                <w:color w:val="000000"/>
                <w:sz w:val="20"/>
                <w:szCs w:val="20"/>
              </w:rPr>
              <w:fldChar w:fldCharType="end"/>
            </w:r>
            <w:r w:rsidR="00A47375" w:rsidRPr="00D76F91">
              <w:rPr>
                <w:rFonts w:cs="Times New Roman"/>
                <w:color w:val="000000"/>
                <w:sz w:val="20"/>
                <w:szCs w:val="20"/>
              </w:rPr>
              <w:t>.</w:t>
            </w:r>
          </w:p>
        </w:tc>
      </w:tr>
      <w:tr w:rsidR="006C436D" w:rsidRPr="004E03DD" w14:paraId="1882C7CD" w14:textId="35ECED03" w:rsidTr="00D76F91">
        <w:trPr>
          <w:cantSplit/>
          <w:jc w:val="center"/>
        </w:trPr>
        <w:tc>
          <w:tcPr>
            <w:tcW w:w="2700" w:type="dxa"/>
            <w:tcMar>
              <w:top w:w="80" w:type="dxa"/>
              <w:left w:w="120" w:type="dxa"/>
              <w:bottom w:w="80" w:type="dxa"/>
              <w:right w:w="120" w:type="dxa"/>
            </w:tcMar>
          </w:tcPr>
          <w:p w14:paraId="0B73632E" w14:textId="77777777"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Agricultural water-use efficiency (AWUE)</w:t>
            </w:r>
          </w:p>
        </w:tc>
        <w:tc>
          <w:tcPr>
            <w:tcW w:w="1620" w:type="dxa"/>
            <w:tcMar>
              <w:top w:w="80" w:type="dxa"/>
              <w:left w:w="120" w:type="dxa"/>
              <w:bottom w:w="80" w:type="dxa"/>
              <w:right w:w="120" w:type="dxa"/>
            </w:tcMar>
          </w:tcPr>
          <w:p w14:paraId="64B09481" w14:textId="77777777" w:rsidR="006C436D" w:rsidRPr="00D76F91" w:rsidRDefault="006C436D" w:rsidP="00B82C4E">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3</w:t>
            </w:r>
          </w:p>
        </w:tc>
        <w:tc>
          <w:tcPr>
            <w:tcW w:w="5040" w:type="dxa"/>
            <w:tcMar>
              <w:top w:w="80" w:type="dxa"/>
              <w:left w:w="120" w:type="dxa"/>
              <w:bottom w:w="80" w:type="dxa"/>
              <w:right w:w="120" w:type="dxa"/>
            </w:tcMar>
          </w:tcPr>
          <w:p w14:paraId="653E0CED" w14:textId="4DD4BE59"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Approximately 0%, 10%, and 20% reductions in agricultural water use</w:t>
            </w:r>
            <w:r w:rsidR="00077C1E">
              <w:rPr>
                <w:rFonts w:cs="Times New Roman"/>
                <w:color w:val="000000"/>
                <w:sz w:val="20"/>
                <w:szCs w:val="20"/>
              </w:rPr>
              <w:t>.</w:t>
            </w:r>
          </w:p>
        </w:tc>
        <w:tc>
          <w:tcPr>
            <w:tcW w:w="5040" w:type="dxa"/>
          </w:tcPr>
          <w:p w14:paraId="5D4D5C30" w14:textId="6E5C47E0" w:rsidR="006C436D" w:rsidRPr="00D76F91" w:rsidRDefault="004E03DD" w:rsidP="00B82C4E">
            <w:pPr>
              <w:widowControl w:val="0"/>
              <w:adjustRightInd w:val="0"/>
              <w:snapToGrid w:val="0"/>
              <w:spacing w:after="0" w:line="240" w:lineRule="auto"/>
              <w:rPr>
                <w:rFonts w:cs="Times New Roman"/>
                <w:color w:val="000000"/>
                <w:sz w:val="20"/>
                <w:szCs w:val="20"/>
              </w:rPr>
            </w:pPr>
            <w:r w:rsidRPr="00D76F91">
              <w:rPr>
                <w:rFonts w:cs="Times New Roman"/>
                <w:color w:val="000000"/>
                <w:sz w:val="20"/>
                <w:szCs w:val="20"/>
              </w:rPr>
              <w:t xml:space="preserve">The upper level of 20% is consistent with documented and modeled agricultural water savings of approximately 15–20% in Arizona and the western United States </w:t>
            </w:r>
            <w:r w:rsidRPr="00D76F91">
              <w:rPr>
                <w:rFonts w:cs="Times New Roman"/>
                <w:color w:val="000000"/>
                <w:sz w:val="20"/>
                <w:szCs w:val="20"/>
              </w:rPr>
              <w:fldChar w:fldCharType="begin"/>
            </w:r>
            <w:r>
              <w:rPr>
                <w:rFonts w:cs="Times New Roman"/>
                <w:color w:val="000000"/>
                <w:sz w:val="20"/>
                <w:szCs w:val="20"/>
              </w:rPr>
              <w:instrText xml:space="preserve"> ADDIN EN.CITE &lt;EndNote&gt;&lt;Cite&gt;&lt;Author&gt;Christian-Smith&lt;/Author&gt;&lt;Year&gt;2012&lt;/Year&gt;&lt;RecNum&gt;1469&lt;/RecNum&gt;&lt;DisplayText&gt;(Christian-Smith et al. 2012; Lahmers and Eden 2018)&lt;/DisplayText&gt;&lt;record&gt;&lt;rec-number&gt;1469&lt;/rec-number&gt;&lt;foreign-keys&gt;&lt;key app="EN" db-id="esavd0e0ppdrawee92qxvpenxpf9spfs5tvs" timestamp="1784418657"&gt;1469&lt;/key&gt;&lt;/foreign-keys&gt;&lt;ref-type name="Journal Article"&gt;17&lt;/ref-type&gt;&lt;contributors&gt;&lt;authors&gt;&lt;author&gt;Christian-Smith, Juliet&lt;/author&gt;&lt;author&gt;Cooley, Heather&lt;/author&gt;&lt;author&gt;Gleick, Peter H&lt;/author&gt;&lt;/authors&gt;&lt;/contributors&gt;&lt;titles&gt;&lt;title&gt;Potential water savings associated with agricultural water efficiency improvements: a case study of California, USA&lt;/title&gt;&lt;secondary-title&gt;Water Policy&lt;/secondary-title&gt;&lt;/titles&gt;&lt;pages&gt;194-213&lt;/pages&gt;&lt;volume&gt;14&lt;/volume&gt;&lt;number&gt;2&lt;/number&gt;&lt;dates&gt;&lt;year&gt;2012&lt;/year&gt;&lt;/dates&gt;&lt;isbn&gt;1366-7017&lt;/isbn&gt;&lt;urls&gt;&lt;/urls&gt;&lt;/record&gt;&lt;/Cite&gt;&lt;Cite&gt;&lt;Author&gt;Lahmers&lt;/Author&gt;&lt;Year&gt;2018&lt;/Year&gt;&lt;RecNum&gt;1517&lt;/RecNum&gt;&lt;record&gt;&lt;rec-number&gt;1517&lt;/rec-number&gt;&lt;foreign-keys&gt;&lt;key app="EN" db-id="esavd0e0ppdrawee92qxvpenxpf9spfs5tvs" timestamp="1791048518"&gt;1517&lt;/key&gt;&lt;/foreign-keys&gt;&lt;ref-type name="Report"&gt;27&lt;/ref-type&gt;&lt;contributors&gt;&lt;authors&gt;&lt;author&gt;Lahmers, Timothy&lt;/author&gt;&lt;author&gt;Eden, Susanna&lt;/author&gt;&lt;/authors&gt;&lt;/contributors&gt;&lt;titles&gt;&lt;title&gt;Water and Irrigated Agriculture in Arizona&lt;/title&gt;&lt;secondary-title&gt;Arroyo&lt;/secondary-title&gt;&lt;/titles&gt;&lt;edition&gt;2nd Edition&lt;/edition&gt;&lt;dates&gt;&lt;year&gt;2018&lt;/year&gt;&lt;pub-dates&gt;&lt;date&gt;2018/06/27&lt;/date&gt;&lt;/pub-dates&gt;&lt;/dates&gt;&lt;pub-location&gt;Tucson, Arizona&lt;/pub-location&gt;&lt;publisher&gt;University of Arizona Water Resources Research Center&lt;/publisher&gt;&lt;urls&gt;&lt;/urls&gt;&lt;/record&gt;&lt;/Cite&gt;&lt;/EndNote&gt;</w:instrText>
            </w:r>
            <w:r w:rsidRPr="00D76F91">
              <w:rPr>
                <w:rFonts w:cs="Times New Roman"/>
                <w:color w:val="000000"/>
                <w:sz w:val="20"/>
                <w:szCs w:val="20"/>
              </w:rPr>
              <w:fldChar w:fldCharType="separate"/>
            </w:r>
            <w:r>
              <w:rPr>
                <w:rFonts w:cs="Times New Roman"/>
                <w:noProof/>
                <w:color w:val="000000"/>
                <w:sz w:val="20"/>
                <w:szCs w:val="20"/>
              </w:rPr>
              <w:t>(Christian-Smith et al. 2012; Lahmers and Eden 2018)</w:t>
            </w:r>
            <w:r w:rsidRPr="00D76F91">
              <w:rPr>
                <w:rFonts w:cs="Times New Roman"/>
                <w:color w:val="000000"/>
                <w:sz w:val="20"/>
                <w:szCs w:val="20"/>
              </w:rPr>
              <w:fldChar w:fldCharType="end"/>
            </w:r>
          </w:p>
        </w:tc>
      </w:tr>
      <w:tr w:rsidR="006C436D" w:rsidRPr="004E03DD" w14:paraId="3C194EE6" w14:textId="7BD67DF1" w:rsidTr="00D76F91">
        <w:trPr>
          <w:cantSplit/>
          <w:jc w:val="center"/>
        </w:trPr>
        <w:tc>
          <w:tcPr>
            <w:tcW w:w="2700" w:type="dxa"/>
            <w:tcMar>
              <w:top w:w="80" w:type="dxa"/>
              <w:left w:w="120" w:type="dxa"/>
              <w:bottom w:w="80" w:type="dxa"/>
              <w:right w:w="120" w:type="dxa"/>
            </w:tcMar>
          </w:tcPr>
          <w:p w14:paraId="6C37C5EF" w14:textId="77777777"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Agricultural-to-urban water transfer (AWT)</w:t>
            </w:r>
          </w:p>
        </w:tc>
        <w:tc>
          <w:tcPr>
            <w:tcW w:w="1620" w:type="dxa"/>
            <w:tcMar>
              <w:top w:w="80" w:type="dxa"/>
              <w:left w:w="120" w:type="dxa"/>
              <w:bottom w:w="80" w:type="dxa"/>
              <w:right w:w="120" w:type="dxa"/>
            </w:tcMar>
          </w:tcPr>
          <w:p w14:paraId="32B14016" w14:textId="77777777" w:rsidR="006C436D" w:rsidRPr="00D76F91" w:rsidRDefault="006C436D" w:rsidP="00B82C4E">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3</w:t>
            </w:r>
          </w:p>
        </w:tc>
        <w:tc>
          <w:tcPr>
            <w:tcW w:w="5040" w:type="dxa"/>
            <w:tcMar>
              <w:top w:w="80" w:type="dxa"/>
              <w:left w:w="120" w:type="dxa"/>
              <w:bottom w:w="80" w:type="dxa"/>
              <w:right w:w="120" w:type="dxa"/>
            </w:tcMar>
          </w:tcPr>
          <w:p w14:paraId="54F452CC" w14:textId="27186560" w:rsidR="006C436D" w:rsidRPr="00D76F91" w:rsidRDefault="006C436D" w:rsidP="00B82C4E">
            <w:pPr>
              <w:widowControl w:val="0"/>
              <w:adjustRightInd w:val="0"/>
              <w:snapToGrid w:val="0"/>
              <w:spacing w:after="0" w:line="240" w:lineRule="auto"/>
              <w:rPr>
                <w:rFonts w:cs="Times New Roman"/>
                <w:sz w:val="20"/>
                <w:szCs w:val="20"/>
              </w:rPr>
            </w:pPr>
            <w:r w:rsidRPr="00D76F91">
              <w:rPr>
                <w:rFonts w:cs="Times New Roman"/>
                <w:color w:val="000000"/>
                <w:sz w:val="20"/>
                <w:szCs w:val="20"/>
              </w:rPr>
              <w:t>Approximately 0%, 50%, and 100% transfer of agricultural water rights</w:t>
            </w:r>
            <w:r w:rsidR="00077C1E">
              <w:rPr>
                <w:rFonts w:cs="Times New Roman"/>
                <w:color w:val="000000"/>
                <w:sz w:val="20"/>
                <w:szCs w:val="20"/>
              </w:rPr>
              <w:t>.</w:t>
            </w:r>
          </w:p>
        </w:tc>
        <w:tc>
          <w:tcPr>
            <w:tcW w:w="5040" w:type="dxa"/>
          </w:tcPr>
          <w:p w14:paraId="6EAA84F4" w14:textId="0B439E53" w:rsidR="006C436D" w:rsidRPr="00D76F91" w:rsidRDefault="006D6B51" w:rsidP="00B82C4E">
            <w:pPr>
              <w:widowControl w:val="0"/>
              <w:adjustRightInd w:val="0"/>
              <w:snapToGrid w:val="0"/>
              <w:spacing w:after="0" w:line="240" w:lineRule="auto"/>
              <w:rPr>
                <w:rFonts w:cs="Times New Roman"/>
                <w:color w:val="000000"/>
                <w:sz w:val="20"/>
                <w:szCs w:val="20"/>
              </w:rPr>
            </w:pPr>
            <w:r w:rsidRPr="00D76F91">
              <w:rPr>
                <w:rFonts w:cs="Times New Roman"/>
                <w:color w:val="000000"/>
                <w:sz w:val="20"/>
                <w:szCs w:val="20"/>
              </w:rPr>
              <w:t xml:space="preserve">The levels span the full range of water transfer. Significant reallocation through agriculture-to-urban transfer has been a historical trend in the PMA </w:t>
            </w:r>
            <w:r w:rsidR="00517A43">
              <w:rPr>
                <w:rFonts w:cs="Times New Roman"/>
                <w:color w:val="000000"/>
                <w:sz w:val="20"/>
                <w:szCs w:val="20"/>
              </w:rPr>
              <w:fldChar w:fldCharType="begin"/>
            </w:r>
            <w:r w:rsidR="00517A43">
              <w:rPr>
                <w:rFonts w:cs="Times New Roman"/>
                <w:color w:val="000000"/>
                <w:sz w:val="20"/>
                <w:szCs w:val="20"/>
              </w:rPr>
              <w:instrText xml:space="preserve"> ADDIN EN.CITE &lt;EndNote&gt;&lt;Cite&gt;&lt;Author&gt;Bolin&lt;/Author&gt;&lt;Year&gt;2010&lt;/Year&gt;&lt;RecNum&gt;977&lt;/RecNum&gt;&lt;DisplayText&gt;(Bolin et al. 2010)&lt;/DisplayText&gt;&lt;record&gt;&lt;rec-number&gt;977&lt;/rec-number&gt;&lt;foreign-keys&gt;&lt;key app="EN" db-id="esavd0e0ppdrawee92qxvpenxpf9spfs5tvs" timestamp="1662479120" guid="db5091be-b9df-439b-9fcd-1d5ff997fed1"&gt;977&lt;/key&gt;&lt;/foreign-keys&gt;&lt;ref-type name="Journal Article"&gt;17&lt;/ref-type&gt;&lt;contributors&gt;&lt;authors&gt;&lt;author&gt;Bolin, B.&lt;/author&gt;&lt;author&gt;Seetharam, M.&lt;/author&gt;&lt;author&gt;Pompeii, B.&lt;/author&gt;&lt;/authors&gt;&lt;/contributors&gt;&lt;titles&gt;&lt;title&gt;Water resources, climate change, and urban vulnerability: A case study of phoenix, Arizona&lt;/title&gt;&lt;secondary-title&gt;Local Environment&lt;/secondary-title&gt;&lt;/titles&gt;&lt;periodical&gt;&lt;full-title&gt;Local Environment&lt;/full-title&gt;&lt;abbr-1&gt;Local Environ.&lt;/abbr-1&gt;&lt;/periodical&gt;&lt;pages&gt;261-279&lt;/pages&gt;&lt;volume&gt;15&lt;/volume&gt;&lt;number&gt;3&lt;/number&gt;&lt;dates&gt;&lt;year&gt;2010&lt;/year&gt;&lt;/dates&gt;&lt;work-type&gt;Article&lt;/work-type&gt;&lt;urls&gt;&lt;related-urls&gt;&lt;url&gt;https://www.scopus.com/inward/record.uri?eid=2-s2.0-77951292241&amp;amp;doi=10.1080%2f13549830903575604&amp;amp;partnerID=40&amp;amp;md5=74afbee406aa82fc8c95af0d6c968c47&lt;/url&gt;&lt;/related-urls&gt;&lt;/urls&gt;&lt;electronic-resource-num&gt;http://doi.org/10.1080/13549830903575604&lt;/electronic-resource-num&gt;&lt;remote-database-name&gt;Scopus&lt;/remote-database-name&gt;&lt;/record&gt;&lt;/Cite&gt;&lt;/EndNote&gt;</w:instrText>
            </w:r>
            <w:r w:rsidR="00517A43">
              <w:rPr>
                <w:rFonts w:cs="Times New Roman"/>
                <w:color w:val="000000"/>
                <w:sz w:val="20"/>
                <w:szCs w:val="20"/>
              </w:rPr>
              <w:fldChar w:fldCharType="separate"/>
            </w:r>
            <w:r w:rsidR="00517A43">
              <w:rPr>
                <w:rFonts w:cs="Times New Roman"/>
                <w:noProof/>
                <w:color w:val="000000"/>
                <w:sz w:val="20"/>
                <w:szCs w:val="20"/>
              </w:rPr>
              <w:t>(Bolin et al. 2010)</w:t>
            </w:r>
            <w:r w:rsidR="00517A43">
              <w:rPr>
                <w:rFonts w:cs="Times New Roman"/>
                <w:color w:val="000000"/>
                <w:sz w:val="20"/>
                <w:szCs w:val="20"/>
              </w:rPr>
              <w:fldChar w:fldCharType="end"/>
            </w:r>
            <w:r w:rsidRPr="00D76F91">
              <w:rPr>
                <w:rFonts w:cs="Times New Roman"/>
                <w:color w:val="000000"/>
                <w:sz w:val="20"/>
                <w:szCs w:val="20"/>
              </w:rPr>
              <w:t>.</w:t>
            </w:r>
          </w:p>
        </w:tc>
      </w:tr>
      <w:tr w:rsidR="00237C29" w:rsidRPr="004E03DD" w14:paraId="74B644F5" w14:textId="1EBB6EF7" w:rsidTr="00D76F91">
        <w:trPr>
          <w:cantSplit/>
          <w:jc w:val="center"/>
        </w:trPr>
        <w:tc>
          <w:tcPr>
            <w:tcW w:w="2700" w:type="dxa"/>
            <w:tcBorders>
              <w:bottom w:val="single" w:sz="4" w:space="0" w:color="auto"/>
            </w:tcBorders>
            <w:tcMar>
              <w:top w:w="80" w:type="dxa"/>
              <w:left w:w="120" w:type="dxa"/>
              <w:bottom w:w="80" w:type="dxa"/>
              <w:right w:w="120" w:type="dxa"/>
            </w:tcMar>
          </w:tcPr>
          <w:p w14:paraId="31F4B1E3" w14:textId="77777777" w:rsidR="00237C29" w:rsidRPr="00D76F91" w:rsidRDefault="00237C29" w:rsidP="00237C29">
            <w:pPr>
              <w:widowControl w:val="0"/>
              <w:adjustRightInd w:val="0"/>
              <w:snapToGrid w:val="0"/>
              <w:spacing w:after="0" w:line="240" w:lineRule="auto"/>
              <w:rPr>
                <w:rFonts w:cs="Times New Roman"/>
                <w:sz w:val="20"/>
                <w:szCs w:val="20"/>
              </w:rPr>
            </w:pPr>
            <w:r w:rsidRPr="00D76F91">
              <w:rPr>
                <w:rFonts w:cs="Times New Roman"/>
                <w:color w:val="000000"/>
                <w:sz w:val="20"/>
                <w:szCs w:val="20"/>
              </w:rPr>
              <w:t>Water supply augmentation (SA)</w:t>
            </w:r>
          </w:p>
        </w:tc>
        <w:tc>
          <w:tcPr>
            <w:tcW w:w="1620" w:type="dxa"/>
            <w:tcBorders>
              <w:bottom w:val="single" w:sz="4" w:space="0" w:color="auto"/>
            </w:tcBorders>
            <w:tcMar>
              <w:top w:w="80" w:type="dxa"/>
              <w:left w:w="120" w:type="dxa"/>
              <w:bottom w:w="80" w:type="dxa"/>
              <w:right w:w="120" w:type="dxa"/>
            </w:tcMar>
          </w:tcPr>
          <w:p w14:paraId="13590D43" w14:textId="77777777" w:rsidR="00237C29" w:rsidRPr="00D76F91" w:rsidRDefault="00237C29" w:rsidP="00237C29">
            <w:pPr>
              <w:widowControl w:val="0"/>
              <w:adjustRightInd w:val="0"/>
              <w:snapToGrid w:val="0"/>
              <w:spacing w:after="0" w:line="240" w:lineRule="auto"/>
              <w:ind w:hanging="14"/>
              <w:jc w:val="center"/>
              <w:rPr>
                <w:rFonts w:cs="Times New Roman"/>
                <w:sz w:val="20"/>
                <w:szCs w:val="20"/>
              </w:rPr>
            </w:pPr>
            <w:r w:rsidRPr="00D76F91">
              <w:rPr>
                <w:rFonts w:cs="Times New Roman"/>
                <w:color w:val="000000"/>
                <w:sz w:val="20"/>
                <w:szCs w:val="20"/>
              </w:rPr>
              <w:t>3</w:t>
            </w:r>
          </w:p>
        </w:tc>
        <w:tc>
          <w:tcPr>
            <w:tcW w:w="5040" w:type="dxa"/>
            <w:tcBorders>
              <w:bottom w:val="single" w:sz="4" w:space="0" w:color="auto"/>
            </w:tcBorders>
            <w:tcMar>
              <w:top w:w="80" w:type="dxa"/>
              <w:left w:w="120" w:type="dxa"/>
              <w:bottom w:w="80" w:type="dxa"/>
              <w:right w:w="120" w:type="dxa"/>
            </w:tcMar>
          </w:tcPr>
          <w:p w14:paraId="5A5E74DE" w14:textId="623E14D8" w:rsidR="00237C29" w:rsidRPr="00D76F91" w:rsidRDefault="00237C29" w:rsidP="00237C29">
            <w:pPr>
              <w:widowControl w:val="0"/>
              <w:adjustRightInd w:val="0"/>
              <w:snapToGrid w:val="0"/>
              <w:spacing w:after="0" w:line="240" w:lineRule="auto"/>
              <w:rPr>
                <w:rFonts w:cs="Times New Roman"/>
                <w:sz w:val="20"/>
                <w:szCs w:val="20"/>
              </w:rPr>
            </w:pPr>
            <w:r w:rsidRPr="00D76F91">
              <w:rPr>
                <w:rFonts w:cs="Times New Roman"/>
                <w:color w:val="000000"/>
                <w:sz w:val="20"/>
                <w:szCs w:val="20"/>
              </w:rPr>
              <w:t>Approximately 0%, 10%, and 20% increase in water supply</w:t>
            </w:r>
            <w:r w:rsidR="00077C1E">
              <w:rPr>
                <w:rFonts w:cs="Times New Roman"/>
                <w:color w:val="000000"/>
                <w:sz w:val="20"/>
                <w:szCs w:val="20"/>
              </w:rPr>
              <w:t>.</w:t>
            </w:r>
          </w:p>
        </w:tc>
        <w:tc>
          <w:tcPr>
            <w:tcW w:w="5040" w:type="dxa"/>
            <w:tcBorders>
              <w:bottom w:val="single" w:sz="4" w:space="0" w:color="auto"/>
            </w:tcBorders>
          </w:tcPr>
          <w:p w14:paraId="179CC9FB" w14:textId="3673D9FC" w:rsidR="00237C29" w:rsidRPr="00D76F91" w:rsidRDefault="00237C29" w:rsidP="00237C29">
            <w:pPr>
              <w:widowControl w:val="0"/>
              <w:adjustRightInd w:val="0"/>
              <w:snapToGrid w:val="0"/>
              <w:spacing w:after="0" w:line="240" w:lineRule="auto"/>
              <w:rPr>
                <w:rFonts w:cs="Times New Roman"/>
                <w:color w:val="000000"/>
                <w:sz w:val="20"/>
                <w:szCs w:val="20"/>
              </w:rPr>
            </w:pPr>
            <w:r w:rsidRPr="00D76F91">
              <w:rPr>
                <w:rFonts w:cs="Times New Roman"/>
                <w:color w:val="000000"/>
                <w:sz w:val="20"/>
                <w:szCs w:val="20"/>
              </w:rPr>
              <w:t>The upper value of 20% is based on the value of 21% used in</w:t>
            </w:r>
            <w:r w:rsidR="00E06104" w:rsidRPr="00D76F91">
              <w:rPr>
                <w:rFonts w:cs="Times New Roman"/>
                <w:color w:val="000000"/>
                <w:sz w:val="20"/>
                <w:szCs w:val="20"/>
              </w:rPr>
              <w:t xml:space="preserve"> a previous </w:t>
            </w:r>
            <w:proofErr w:type="spellStart"/>
            <w:r w:rsidR="00E06104" w:rsidRPr="00D76F91">
              <w:rPr>
                <w:rFonts w:cs="Times New Roman"/>
                <w:color w:val="000000"/>
                <w:sz w:val="20"/>
                <w:szCs w:val="20"/>
              </w:rPr>
              <w:t>WaterSim</w:t>
            </w:r>
            <w:proofErr w:type="spellEnd"/>
            <w:r w:rsidR="00E06104" w:rsidRPr="00D76F91">
              <w:rPr>
                <w:rFonts w:cs="Times New Roman"/>
                <w:color w:val="000000"/>
                <w:sz w:val="20"/>
                <w:szCs w:val="20"/>
              </w:rPr>
              <w:t xml:space="preserve"> study</w:t>
            </w:r>
            <w:r w:rsidRPr="00D76F91">
              <w:rPr>
                <w:rFonts w:cs="Times New Roman"/>
                <w:color w:val="000000"/>
                <w:sz w:val="20"/>
                <w:szCs w:val="20"/>
              </w:rPr>
              <w:t xml:space="preserve"> </w:t>
            </w:r>
            <w:r w:rsidRPr="00D76F91">
              <w:rPr>
                <w:rFonts w:cs="Times New Roman"/>
                <w:color w:val="000000"/>
                <w:sz w:val="20"/>
                <w:szCs w:val="20"/>
              </w:rPr>
              <w:fldChar w:fldCharType="begin"/>
            </w:r>
            <w:r w:rsidRPr="00D76F91">
              <w:rPr>
                <w:rFonts w:cs="Times New Roman"/>
                <w:color w:val="000000"/>
                <w:sz w:val="20"/>
                <w:szCs w:val="20"/>
              </w:rPr>
              <w:instrText xml:space="preserve"> ADDIN EN.CITE &lt;EndNote&gt;&lt;Cite&gt;&lt;Author&gt;Gober&lt;/Author&gt;&lt;Year&gt;2016&lt;/Year&gt;&lt;RecNum&gt;1463&lt;/RecNum&gt;&lt;DisplayText&gt;(Gober et al. 2016)&lt;/DisplayText&gt;&lt;record&gt;&lt;rec-number&gt;1463&lt;/rec-number&gt;&lt;foreign-keys&gt;&lt;key app="EN" db-id="esavd0e0ppdrawee92qxvpenxpf9spfs5tvs" timestamp="1784418251"&gt;1463&lt;/key&gt;&lt;/foreign-keys&gt;&lt;ref-type name="Journal Article"&gt;17&lt;/ref-type&gt;&lt;contributors&gt;&lt;authors&gt;&lt;author&gt;Gober, Patricia&lt;/author&gt;&lt;author&gt;Sampson, David A&lt;/author&gt;&lt;author&gt;Quay, Ray&lt;/author&gt;&lt;author&gt;White, Dave D&lt;/author&gt;&lt;author&gt;Chow, Winston TL&lt;/author&gt;&lt;/authors&gt;&lt;/contributors&gt;&lt;titles&gt;&lt;title&gt;Urban adaptation to mega-drought: Anticipatory water modeling, policy, and planning for the urban Southwest&lt;/title&gt;&lt;secondary-title&gt;Sustainable cities and society&lt;/secondary-title&gt;&lt;/titles&gt;&lt;periodical&gt;&lt;full-title&gt;Sustainable Cities and Society&lt;/full-title&gt;&lt;/periodical&gt;&lt;pages&gt;497-504&lt;/pages&gt;&lt;volume&gt;27&lt;/volume&gt;&lt;dates&gt;&lt;year&gt;2016&lt;/year&gt;&lt;/dates&gt;&lt;isbn&gt;2210-6707&lt;/isbn&gt;&lt;urls&gt;&lt;/urls&gt;&lt;/record&gt;&lt;/Cite&gt;&lt;/EndNote&gt;</w:instrText>
            </w:r>
            <w:r w:rsidRPr="00D76F91">
              <w:rPr>
                <w:rFonts w:cs="Times New Roman"/>
                <w:color w:val="000000"/>
                <w:sz w:val="20"/>
                <w:szCs w:val="20"/>
              </w:rPr>
              <w:fldChar w:fldCharType="separate"/>
            </w:r>
            <w:r w:rsidRPr="00D76F91">
              <w:rPr>
                <w:rFonts w:cs="Times New Roman"/>
                <w:noProof/>
                <w:color w:val="000000"/>
                <w:sz w:val="20"/>
                <w:szCs w:val="20"/>
              </w:rPr>
              <w:t>(Gober et al. 2016)</w:t>
            </w:r>
            <w:r w:rsidRPr="00D76F91">
              <w:rPr>
                <w:rFonts w:cs="Times New Roman"/>
                <w:color w:val="000000"/>
                <w:sz w:val="20"/>
                <w:szCs w:val="20"/>
              </w:rPr>
              <w:fldChar w:fldCharType="end"/>
            </w:r>
            <w:r w:rsidRPr="00D76F91">
              <w:rPr>
                <w:rFonts w:cs="Times New Roman"/>
                <w:color w:val="000000"/>
                <w:sz w:val="20"/>
                <w:szCs w:val="20"/>
              </w:rPr>
              <w:t xml:space="preserve">.  Supply augmentation can be represented by coastal desalination, which has repeatedly been proposed as a means of augmenting Arizona’s water supply </w:t>
            </w:r>
            <w:r w:rsidR="00E06104" w:rsidRPr="00D76F91">
              <w:rPr>
                <w:rFonts w:cs="Times New Roman"/>
                <w:color w:val="000000"/>
                <w:sz w:val="20"/>
                <w:szCs w:val="20"/>
              </w:rPr>
              <w:fldChar w:fldCharType="begin">
                <w:fldData xml:space="preserve">PEVuZE5vdGU+PENpdGU+PEF1dGhvcj5XaWxkZXI8L0F1dGhvcj48WWVhcj4yMDE2PC9ZZWFyPjxS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</w:fldData>
              </w:fldChar>
            </w:r>
            <w:r w:rsidR="00E06104" w:rsidRPr="00D76F91">
              <w:rPr>
                <w:rFonts w:cs="Times New Roman"/>
                <w:color w:val="000000"/>
                <w:sz w:val="20"/>
                <w:szCs w:val="20"/>
              </w:rPr>
              <w:instrText xml:space="preserve"> ADDIN EN.CITE </w:instrText>
            </w:r>
            <w:r w:rsidR="00E06104" w:rsidRPr="00D76F91">
              <w:rPr>
                <w:rFonts w:cs="Times New Roman"/>
                <w:color w:val="000000"/>
                <w:sz w:val="20"/>
                <w:szCs w:val="20"/>
              </w:rPr>
              <w:fldChar w:fldCharType="begin">
                <w:fldData xml:space="preserve">PEVuZE5vdGU+PENpdGU+PEF1dGhvcj5XaWxkZXI8L0F1dGhvcj48WWVhcj4yMDE2PC9ZZWFyPjxS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</w:fldData>
              </w:fldChar>
            </w:r>
            <w:r w:rsidR="00E06104" w:rsidRPr="00D76F91">
              <w:rPr>
                <w:rFonts w:cs="Times New Roman"/>
                <w:color w:val="000000"/>
                <w:sz w:val="20"/>
                <w:szCs w:val="20"/>
              </w:rPr>
              <w:instrText xml:space="preserve"> ADDIN EN.CITE.DATA </w:instrText>
            </w:r>
            <w:r w:rsidR="00E06104" w:rsidRPr="00D76F91">
              <w:rPr>
                <w:rFonts w:cs="Times New Roman"/>
                <w:color w:val="000000"/>
                <w:sz w:val="20"/>
                <w:szCs w:val="20"/>
              </w:rPr>
            </w:r>
            <w:r w:rsidR="00E06104" w:rsidRPr="00D76F91">
              <w:rPr>
                <w:rFonts w:cs="Times New Roman"/>
                <w:color w:val="000000"/>
                <w:sz w:val="20"/>
                <w:szCs w:val="20"/>
              </w:rPr>
              <w:fldChar w:fldCharType="end"/>
            </w:r>
            <w:r w:rsidR="00E06104" w:rsidRPr="00D76F91">
              <w:rPr>
                <w:rFonts w:cs="Times New Roman"/>
                <w:color w:val="000000"/>
                <w:sz w:val="20"/>
                <w:szCs w:val="20"/>
              </w:rPr>
            </w:r>
            <w:r w:rsidR="00E06104" w:rsidRPr="00D76F91">
              <w:rPr>
                <w:rFonts w:cs="Times New Roman"/>
                <w:color w:val="000000"/>
                <w:sz w:val="20"/>
                <w:szCs w:val="20"/>
              </w:rPr>
              <w:fldChar w:fldCharType="separate"/>
            </w:r>
            <w:r w:rsidR="00E06104" w:rsidRPr="00D76F91">
              <w:rPr>
                <w:rFonts w:cs="Times New Roman"/>
                <w:noProof/>
                <w:color w:val="000000"/>
                <w:sz w:val="20"/>
                <w:szCs w:val="20"/>
              </w:rPr>
              <w:t>(Ela and McEvoy 2012; Wilder et al. 2016)</w:t>
            </w:r>
            <w:r w:rsidR="00E06104" w:rsidRPr="00D76F91">
              <w:rPr>
                <w:rFonts w:cs="Times New Roman"/>
                <w:color w:val="000000"/>
                <w:sz w:val="20"/>
                <w:szCs w:val="20"/>
              </w:rPr>
              <w:fldChar w:fldCharType="end"/>
            </w:r>
          </w:p>
        </w:tc>
      </w:tr>
    </w:tbl>
    <w:p w14:paraId="705F1B0F" w14:textId="77777777" w:rsidR="004B7091" w:rsidRPr="00D76F91" w:rsidRDefault="004B7091" w:rsidP="005A7AAF">
      <w:pPr>
        <w:pStyle w:val="Heading2"/>
        <w:rPr>
          <w:sz w:val="20"/>
          <w:szCs w:val="20"/>
        </w:rPr>
      </w:pPr>
    </w:p>
    <w:p w14:paraId="6DF2B6C5" w14:textId="77777777" w:rsidR="002757EC" w:rsidRDefault="002757EC" w:rsidP="004B7091">
      <w:pPr>
        <w:sectPr w:rsidR="002757EC" w:rsidSect="00D76F91">
          <w:pgSz w:w="15840" w:h="12240" w:orient="landscape"/>
          <w:pgMar w:top="1440" w:right="1440" w:bottom="1440" w:left="1440" w:header="720" w:footer="720" w:gutter="0"/>
          <w:lnNumType w:countBy="1" w:restart="continuous"/>
          <w:cols w:space="720"/>
          <w:docGrid w:linePitch="360"/>
        </w:sectPr>
      </w:pPr>
    </w:p>
    <w:p w14:paraId="0F450FA7" w14:textId="77777777" w:rsidR="004B7091" w:rsidRPr="004B7091" w:rsidRDefault="004B7091" w:rsidP="00D76F91"/>
    <w:p w14:paraId="75DEC842" w14:textId="77777777" w:rsidR="004B7091" w:rsidRDefault="004B7091" w:rsidP="004B7091">
      <w:pPr>
        <w:adjustRightInd w:val="0"/>
        <w:snapToGrid w:val="0"/>
        <w:spacing w:after="0" w:line="360" w:lineRule="auto"/>
        <w:jc w:val="center"/>
        <w:rPr>
          <w:rFonts w:cs="Times New Roman"/>
          <w:sz w:val="24"/>
          <w:szCs w:val="24"/>
        </w:rPr>
      </w:pPr>
      <w:r>
        <w:rPr>
          <w:rFonts w:cs="Times New Roman"/>
          <w:noProof/>
          <w:sz w:val="24"/>
          <w:szCs w:val="24"/>
        </w:rPr>
        <w:drawing>
          <wp:inline distT="0" distB="0" distL="0" distR="0" wp14:anchorId="12D8B49A" wp14:editId="1E953FCE">
            <wp:extent cx="3141784" cy="6565224"/>
            <wp:effectExtent l="0" t="0" r="0" b="1270"/>
            <wp:docPr id="1706581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1919" name="Picture 1706581919"/>
                    <pic:cNvPicPr/>
                  </pic:nvPicPr>
                  <pic:blipFill>
                    <a:blip r:embed="rId12"/>
                    <a:stretch>
                      <a:fillRect/>
                    </a:stretch>
                  </pic:blipFill>
                  <pic:spPr>
                    <a:xfrm>
                      <a:off x="0" y="0"/>
                      <a:ext cx="3222104" cy="6733065"/>
                    </a:xfrm>
                    <a:prstGeom prst="rect">
                      <a:avLst/>
                    </a:prstGeom>
                  </pic:spPr>
                </pic:pic>
              </a:graphicData>
            </a:graphic>
          </wp:inline>
        </w:drawing>
      </w:r>
    </w:p>
    <w:p w14:paraId="55A503C1" w14:textId="0B9173C7" w:rsidR="000126CD" w:rsidRPr="00E06104" w:rsidRDefault="004B7091" w:rsidP="002757EC">
      <w:pPr>
        <w:adjustRightInd w:val="0"/>
        <w:snapToGrid w:val="0"/>
        <w:spacing w:after="0" w:line="240" w:lineRule="auto"/>
        <w:rPr>
          <w:rFonts w:cs="Times New Roman"/>
          <w:sz w:val="24"/>
          <w:szCs w:val="24"/>
        </w:rPr>
      </w:pPr>
      <w:r w:rsidRPr="1A0C8051">
        <w:rPr>
          <w:rFonts w:cs="Times New Roman"/>
          <w:b/>
          <w:bCs/>
          <w:sz w:val="24"/>
          <w:szCs w:val="24"/>
        </w:rPr>
        <w:t xml:space="preserve">Fig. </w:t>
      </w:r>
      <w:proofErr w:type="gramStart"/>
      <w:r w:rsidRPr="1A0C8051">
        <w:rPr>
          <w:rFonts w:cs="Times New Roman"/>
          <w:b/>
          <w:bCs/>
          <w:sz w:val="24"/>
          <w:szCs w:val="24"/>
        </w:rPr>
        <w:t xml:space="preserve">2  </w:t>
      </w:r>
      <w:r w:rsidR="009762E0">
        <w:rPr>
          <w:rFonts w:cs="Times New Roman"/>
          <w:sz w:val="24"/>
          <w:szCs w:val="24"/>
        </w:rPr>
        <w:t>Simulation</w:t>
      </w:r>
      <w:proofErr w:type="gramEnd"/>
      <w:r w:rsidR="009762E0">
        <w:rPr>
          <w:rFonts w:cs="Times New Roman"/>
          <w:sz w:val="24"/>
          <w:szCs w:val="24"/>
        </w:rPr>
        <w:t xml:space="preserve"> modeling</w:t>
      </w:r>
      <w:r w:rsidR="00F40B0A" w:rsidRPr="00D76F91">
        <w:rPr>
          <w:rFonts w:cs="Times New Roman"/>
          <w:sz w:val="24"/>
          <w:szCs w:val="24"/>
        </w:rPr>
        <w:t xml:space="preserve"> workflow: the factorial experimental design, the WaterSim5 simulations, and the analysis of the growth frontier and water storage.</w:t>
      </w:r>
    </w:p>
    <w:p w14:paraId="42023728" w14:textId="77777777" w:rsidR="00F40B0A" w:rsidRPr="00C219E4" w:rsidRDefault="00F40B0A" w:rsidP="00D76F91">
      <w:pPr>
        <w:adjustRightInd w:val="0"/>
        <w:snapToGrid w:val="0"/>
        <w:spacing w:after="0" w:line="240" w:lineRule="auto"/>
        <w:rPr>
          <w:rFonts w:cs="Times New Roman"/>
          <w:szCs w:val="24"/>
        </w:rPr>
      </w:pPr>
    </w:p>
    <w:p w14:paraId="095C3ED9" w14:textId="02B2860D" w:rsidR="004653CF" w:rsidRPr="004B3235" w:rsidRDefault="003C05F6" w:rsidP="005A7AAF">
      <w:pPr>
        <w:pStyle w:val="Heading2"/>
        <w:rPr>
          <w:szCs w:val="24"/>
        </w:rPr>
      </w:pPr>
      <w:r w:rsidRPr="004B3235">
        <w:rPr>
          <w:szCs w:val="24"/>
        </w:rPr>
        <w:lastRenderedPageBreak/>
        <w:t xml:space="preserve">2.4 </w:t>
      </w:r>
      <w:r w:rsidR="006A1FF0" w:rsidRPr="004B3235">
        <w:rPr>
          <w:szCs w:val="24"/>
        </w:rPr>
        <w:t>Analy</w:t>
      </w:r>
      <w:r w:rsidR="00AF2A0B" w:rsidRPr="004B3235">
        <w:rPr>
          <w:szCs w:val="24"/>
        </w:rPr>
        <w:t>sis of model outputs</w:t>
      </w:r>
    </w:p>
    <w:p w14:paraId="77A8CFB4" w14:textId="0077A1D2" w:rsidR="009C5CA2" w:rsidDel="00C2174C" w:rsidRDefault="00B53C27" w:rsidP="00C2174C">
      <w:pPr>
        <w:adjustRightInd w:val="0"/>
        <w:snapToGrid w:val="0"/>
        <w:spacing w:after="0" w:line="360" w:lineRule="auto"/>
        <w:rPr>
          <w:del w:id="22" w:author="Joshua Gilman" w:date="2026-10-08T16:56:00Z" w16du:dateUtc="2026-10-08T23:56:00Z"/>
          <w:sz w:val="24"/>
          <w:szCs w:val="24"/>
        </w:rPr>
      </w:pPr>
      <w:r>
        <w:rPr>
          <w:rFonts w:cs="Times New Roman"/>
          <w:sz w:val="24"/>
          <w:szCs w:val="24"/>
        </w:rPr>
        <w:t xml:space="preserve">Using the simulation model dataset, we analyzed </w:t>
      </w:r>
      <w:r w:rsidR="0066064B" w:rsidRPr="004B3235">
        <w:rPr>
          <w:rFonts w:cs="Times New Roman"/>
          <w:sz w:val="24"/>
          <w:szCs w:val="24"/>
        </w:rPr>
        <w:t xml:space="preserve">the relationship between the projected regional population and GSI at the end of the model simulation (2060), which we refer to here as the groundwater-constrained growth frontier.  </w:t>
      </w:r>
      <w:r w:rsidR="00AF3449">
        <w:rPr>
          <w:rFonts w:cs="Times New Roman"/>
          <w:sz w:val="24"/>
          <w:szCs w:val="24"/>
        </w:rPr>
        <w:t>T</w:t>
      </w:r>
      <w:r w:rsidR="00883943" w:rsidRPr="004B3235">
        <w:rPr>
          <w:rFonts w:cs="Times New Roman"/>
          <w:sz w:val="24"/>
          <w:szCs w:val="24"/>
        </w:rPr>
        <w:t xml:space="preserve">he frontier does not represent a single, fixed limit on urban growth.  </w:t>
      </w:r>
      <w:r w:rsidR="0045004C">
        <w:rPr>
          <w:rFonts w:cs="Times New Roman"/>
          <w:sz w:val="24"/>
          <w:szCs w:val="24"/>
        </w:rPr>
        <w:t xml:space="preserve">Rather, it </w:t>
      </w:r>
      <w:r w:rsidR="007272A7">
        <w:rPr>
          <w:rFonts w:cs="Times New Roman"/>
          <w:sz w:val="24"/>
          <w:szCs w:val="24"/>
        </w:rPr>
        <w:t>shows</w:t>
      </w:r>
      <w:r w:rsidR="0045004C">
        <w:rPr>
          <w:rFonts w:cs="Times New Roman"/>
          <w:sz w:val="24"/>
          <w:szCs w:val="24"/>
        </w:rPr>
        <w:t xml:space="preserve"> how much regional population growth is compatible with groundwater pumping being sustained for different lengths of time. </w:t>
      </w:r>
      <w:r w:rsidR="00EB056C">
        <w:rPr>
          <w:rFonts w:cs="Times New Roman"/>
          <w:sz w:val="24"/>
          <w:szCs w:val="24"/>
        </w:rPr>
        <w:t xml:space="preserve"> </w:t>
      </w:r>
      <w:r w:rsidR="005A34CC">
        <w:rPr>
          <w:rFonts w:cs="Times New Roman"/>
          <w:sz w:val="24"/>
          <w:szCs w:val="24"/>
        </w:rPr>
        <w:t xml:space="preserve">After </w:t>
      </w:r>
      <w:del w:id="23" w:author="Joshua Gilman" w:date="2026-10-08T16:35:00Z" w16du:dateUtc="2026-10-08T23:35:00Z">
        <w:r w:rsidR="00E64AAA" w:rsidDel="007F3123">
          <w:rPr>
            <w:rFonts w:cs="Times New Roman"/>
            <w:sz w:val="24"/>
            <w:szCs w:val="24"/>
          </w:rPr>
          <w:delText xml:space="preserve">showing </w:delText>
        </w:r>
      </w:del>
      <w:ins w:id="24" w:author="Joshua Gilman" w:date="2026-10-08T16:35:00Z" w16du:dateUtc="2026-10-08T23:35:00Z">
        <w:r w:rsidR="007F3123">
          <w:rPr>
            <w:rFonts w:cs="Times New Roman"/>
            <w:sz w:val="24"/>
            <w:szCs w:val="24"/>
          </w:rPr>
          <w:t xml:space="preserve">characterizing </w:t>
        </w:r>
      </w:ins>
      <w:r w:rsidR="002547C8">
        <w:rPr>
          <w:rFonts w:cs="Times New Roman"/>
          <w:sz w:val="24"/>
          <w:szCs w:val="24"/>
        </w:rPr>
        <w:t>the growth frontier</w:t>
      </w:r>
      <w:r w:rsidR="005A34CC">
        <w:rPr>
          <w:rFonts w:cs="Times New Roman"/>
          <w:sz w:val="24"/>
          <w:szCs w:val="24"/>
        </w:rPr>
        <w:t xml:space="preserve"> across the full range of modeled GSI values (Fig. 4), we analyzed </w:t>
      </w:r>
      <w:r w:rsidR="0081183E">
        <w:rPr>
          <w:rFonts w:cs="Times New Roman"/>
          <w:sz w:val="24"/>
          <w:szCs w:val="24"/>
        </w:rPr>
        <w:t>it</w:t>
      </w:r>
      <w:r w:rsidR="005A34CC">
        <w:rPr>
          <w:rFonts w:cs="Times New Roman"/>
          <w:sz w:val="24"/>
          <w:szCs w:val="24"/>
        </w:rPr>
        <w:t xml:space="preserve"> using </w:t>
      </w:r>
      <w:del w:id="25" w:author="Joshua Gilman" w:date="2026-10-08T16:35:00Z" w16du:dateUtc="2026-10-08T23:35:00Z">
        <w:r w:rsidR="005A34CC" w:rsidDel="007F3123">
          <w:rPr>
            <w:rFonts w:cs="Times New Roman"/>
            <w:sz w:val="24"/>
            <w:szCs w:val="24"/>
          </w:rPr>
          <w:delText xml:space="preserve">the concept of </w:delText>
        </w:r>
      </w:del>
      <w:r w:rsidR="005A34CC">
        <w:rPr>
          <w:rFonts w:cs="Times New Roman"/>
          <w:sz w:val="24"/>
          <w:szCs w:val="24"/>
        </w:rPr>
        <w:t>minimum GSI</w:t>
      </w:r>
      <w:r w:rsidR="0081183E">
        <w:rPr>
          <w:rFonts w:cs="Times New Roman"/>
          <w:sz w:val="24"/>
          <w:szCs w:val="24"/>
        </w:rPr>
        <w:t xml:space="preserve"> thresholds</w:t>
      </w:r>
      <w:r w:rsidR="005A34CC">
        <w:rPr>
          <w:rFonts w:cs="Times New Roman"/>
          <w:sz w:val="24"/>
          <w:szCs w:val="24"/>
        </w:rPr>
        <w:t xml:space="preserve">.  </w:t>
      </w:r>
      <w:r w:rsidR="005A34CC" w:rsidRPr="00730E8A">
        <w:rPr>
          <w:sz w:val="24"/>
          <w:szCs w:val="24"/>
        </w:rPr>
        <w:t xml:space="preserve">For a minimum GSI threshold </w:t>
      </w:r>
      <w:r w:rsidR="005A34CC" w:rsidRPr="00730E8A">
        <w:rPr>
          <w:i/>
          <w:iCs/>
          <w:sz w:val="24"/>
          <w:szCs w:val="24"/>
        </w:rPr>
        <w:t>T</w:t>
      </w:r>
      <w:r w:rsidR="005A34CC" w:rsidRPr="00730E8A">
        <w:rPr>
          <w:sz w:val="24"/>
          <w:szCs w:val="24"/>
        </w:rPr>
        <w:t>, a scenario met the requirement when its 2060 GSI was greater than or equal to</w:t>
      </w:r>
      <w:r w:rsidR="005A34CC" w:rsidRPr="00730E8A">
        <w:rPr>
          <w:i/>
          <w:iCs/>
          <w:sz w:val="24"/>
          <w:szCs w:val="24"/>
        </w:rPr>
        <w:t xml:space="preserve"> T</w:t>
      </w:r>
      <w:r w:rsidR="005A34CC" w:rsidRPr="00730E8A">
        <w:rPr>
          <w:sz w:val="24"/>
          <w:szCs w:val="24"/>
        </w:rPr>
        <w:t xml:space="preserve"> (GSI ≥ </w:t>
      </w:r>
      <w:r w:rsidR="005A34CC" w:rsidRPr="00730E8A">
        <w:rPr>
          <w:i/>
          <w:iCs/>
          <w:sz w:val="24"/>
          <w:szCs w:val="24"/>
        </w:rPr>
        <w:t>T</w:t>
      </w:r>
      <w:r w:rsidR="005A34CC" w:rsidRPr="00730E8A">
        <w:rPr>
          <w:sz w:val="24"/>
          <w:szCs w:val="24"/>
        </w:rPr>
        <w:t>).</w:t>
      </w:r>
      <w:r w:rsidR="005A34CC">
        <w:rPr>
          <w:sz w:val="24"/>
          <w:szCs w:val="24"/>
        </w:rPr>
        <w:t xml:space="preserve">  </w:t>
      </w:r>
      <w:del w:id="26" w:author="Joshua Gilman" w:date="2026-10-08T16:40:00Z" w16du:dateUtc="2026-10-08T23:40:00Z">
        <w:r w:rsidR="00F90A1E" w:rsidDel="00A56C60">
          <w:rPr>
            <w:sz w:val="24"/>
            <w:szCs w:val="24"/>
          </w:rPr>
          <w:delText>In other words</w:delText>
        </w:r>
        <w:r w:rsidR="005A34CC" w:rsidDel="00A56C60">
          <w:rPr>
            <w:sz w:val="24"/>
            <w:szCs w:val="24"/>
          </w:rPr>
          <w:delText xml:space="preserve">, each threshold included all scenarios that sustained groundwater pumping for at least the specified number of years </w:delText>
        </w:r>
        <w:r w:rsidR="005A34CC" w:rsidRPr="00730E8A" w:rsidDel="00A56C60">
          <w:rPr>
            <w:i/>
            <w:iCs/>
            <w:sz w:val="24"/>
            <w:szCs w:val="24"/>
          </w:rPr>
          <w:delText>T</w:delText>
        </w:r>
        <w:r w:rsidR="005A34CC" w:rsidDel="00A56C60">
          <w:rPr>
            <w:sz w:val="24"/>
            <w:szCs w:val="24"/>
          </w:rPr>
          <w:delText xml:space="preserve">.   </w:delText>
        </w:r>
      </w:del>
      <w:ins w:id="27" w:author="Joshua Gilman" w:date="2026-10-08T17:04:00Z" w16du:dateUtc="2026-10-09T00:04:00Z">
        <w:r w:rsidR="009D55F0" w:rsidRPr="009D55F0">
          <w:rPr>
            <w:sz w:val="24"/>
            <w:szCs w:val="24"/>
          </w:rPr>
          <w:t xml:space="preserve">The threshold analysis shifted the focus from which regional populations were associated with </w:t>
        </w:r>
        <w:proofErr w:type="gramStart"/>
        <w:r w:rsidR="009D55F0" w:rsidRPr="009D55F0">
          <w:rPr>
            <w:sz w:val="24"/>
            <w:szCs w:val="24"/>
          </w:rPr>
          <w:t>particular GSI</w:t>
        </w:r>
        <w:proofErr w:type="gramEnd"/>
        <w:r w:rsidR="009D55F0" w:rsidRPr="009D55F0">
          <w:rPr>
            <w:sz w:val="24"/>
            <w:szCs w:val="24"/>
          </w:rPr>
          <w:t xml:space="preserve"> values to how much population could be supported while sustaining groundwater pumping for at least a specified number of years</w:t>
        </w:r>
      </w:ins>
      <w:del w:id="28" w:author="Joshua Gilman" w:date="2026-10-08T17:04:00Z" w16du:dateUtc="2026-10-09T00:04:00Z">
        <w:r w:rsidR="001A23CE" w:rsidRPr="001A23CE" w:rsidDel="009D55F0">
          <w:rPr>
            <w:sz w:val="24"/>
            <w:szCs w:val="24"/>
          </w:rPr>
          <w:delText xml:space="preserve">The threshold analysis shifted the </w:delText>
        </w:r>
        <w:r w:rsidR="00D62420" w:rsidDel="009D55F0">
          <w:rPr>
            <w:sz w:val="24"/>
            <w:szCs w:val="24"/>
          </w:rPr>
          <w:delText>focus</w:delText>
        </w:r>
        <w:r w:rsidR="001A23CE" w:rsidRPr="001A23CE" w:rsidDel="009D55F0">
          <w:rPr>
            <w:sz w:val="24"/>
            <w:szCs w:val="24"/>
          </w:rPr>
          <w:delText xml:space="preserve"> from </w:delText>
        </w:r>
        <w:r w:rsidR="00D62420" w:rsidDel="009D55F0">
          <w:rPr>
            <w:sz w:val="24"/>
            <w:szCs w:val="24"/>
          </w:rPr>
          <w:delText>which</w:delText>
        </w:r>
        <w:r w:rsidR="001A23CE" w:rsidRPr="001A23CE" w:rsidDel="009D55F0">
          <w:rPr>
            <w:sz w:val="24"/>
            <w:szCs w:val="24"/>
          </w:rPr>
          <w:delText xml:space="preserve"> </w:delText>
        </w:r>
      </w:del>
      <w:del w:id="29" w:author="Joshua Gilman" w:date="2026-10-08T16:57:00Z" w16du:dateUtc="2026-10-08T23:57:00Z">
        <w:r w:rsidR="00D62420" w:rsidDel="00C2174C">
          <w:rPr>
            <w:sz w:val="24"/>
            <w:szCs w:val="24"/>
          </w:rPr>
          <w:delText xml:space="preserve">regional </w:delText>
        </w:r>
        <w:r w:rsidR="001A23CE" w:rsidRPr="001A23CE" w:rsidDel="00C2174C">
          <w:rPr>
            <w:sz w:val="24"/>
            <w:szCs w:val="24"/>
          </w:rPr>
          <w:delText>population</w:delText>
        </w:r>
        <w:r w:rsidR="00D62420" w:rsidDel="00C2174C">
          <w:rPr>
            <w:sz w:val="24"/>
            <w:szCs w:val="24"/>
          </w:rPr>
          <w:delText>s</w:delText>
        </w:r>
        <w:r w:rsidR="001A23CE" w:rsidRPr="001A23CE" w:rsidDel="00C2174C">
          <w:rPr>
            <w:sz w:val="24"/>
            <w:szCs w:val="24"/>
          </w:rPr>
          <w:delText xml:space="preserve"> </w:delText>
        </w:r>
        <w:r w:rsidR="00D62420" w:rsidDel="00C2174C">
          <w:rPr>
            <w:sz w:val="24"/>
            <w:szCs w:val="24"/>
          </w:rPr>
          <w:delText>were compatible with</w:delText>
        </w:r>
        <w:r w:rsidR="001A23CE" w:rsidRPr="001A23CE" w:rsidDel="00C2174C">
          <w:rPr>
            <w:sz w:val="24"/>
            <w:szCs w:val="24"/>
          </w:rPr>
          <w:delText xml:space="preserve"> particular GSI values to </w:delText>
        </w:r>
      </w:del>
      <w:ins w:id="30" w:author="Joshua Gilman" w:date="2026-10-08T16:56:00Z" w16du:dateUtc="2026-10-08T23:56:00Z">
        <w:r w:rsidR="00C2174C" w:rsidRPr="00C2174C">
          <w:rPr>
            <w:sz w:val="24"/>
            <w:szCs w:val="24"/>
          </w:rPr>
          <w:t>.</w:t>
        </w:r>
      </w:ins>
      <w:del w:id="31" w:author="Joshua Gilman" w:date="2026-10-08T16:56:00Z" w16du:dateUtc="2026-10-08T23:56:00Z">
        <w:r w:rsidR="001A23CE" w:rsidRPr="001A23CE" w:rsidDel="00C2174C">
          <w:rPr>
            <w:sz w:val="24"/>
            <w:szCs w:val="24"/>
          </w:rPr>
          <w:delText xml:space="preserve">how much regional population growth remained compatible with a </w:delText>
        </w:r>
      </w:del>
      <w:del w:id="32" w:author="Joshua Gilman" w:date="2026-10-08T16:36:00Z" w16du:dateUtc="2026-10-08T23:36:00Z">
        <w:r w:rsidR="001A23CE" w:rsidRPr="001A23CE" w:rsidDel="00A56C60">
          <w:rPr>
            <w:sz w:val="24"/>
            <w:szCs w:val="24"/>
          </w:rPr>
          <w:delText xml:space="preserve">specified </w:delText>
        </w:r>
      </w:del>
      <w:del w:id="33" w:author="Joshua Gilman" w:date="2026-10-08T16:56:00Z" w16du:dateUtc="2026-10-08T23:56:00Z">
        <w:r w:rsidR="001A23CE" w:rsidRPr="001A23CE" w:rsidDel="00C2174C">
          <w:rPr>
            <w:sz w:val="24"/>
            <w:szCs w:val="24"/>
          </w:rPr>
          <w:delText>minimum</w:delText>
        </w:r>
      </w:del>
      <w:del w:id="34" w:author="Joshua Gilman" w:date="2026-10-08T16:36:00Z" w16du:dateUtc="2026-10-08T23:36:00Z">
        <w:r w:rsidR="001A23CE" w:rsidRPr="001A23CE" w:rsidDel="00A56C60">
          <w:rPr>
            <w:sz w:val="24"/>
            <w:szCs w:val="24"/>
          </w:rPr>
          <w:delText xml:space="preserve"> groundwater-sustainability requirement</w:delText>
        </w:r>
      </w:del>
      <w:del w:id="35" w:author="Joshua Gilman" w:date="2026-10-08T16:56:00Z" w16du:dateUtc="2026-10-08T23:56:00Z">
        <w:r w:rsidR="001A23CE" w:rsidDel="00C2174C">
          <w:rPr>
            <w:sz w:val="24"/>
            <w:szCs w:val="24"/>
          </w:rPr>
          <w:delText>.</w:delText>
        </w:r>
        <w:r w:rsidR="00AA7475" w:rsidDel="00C2174C">
          <w:rPr>
            <w:sz w:val="24"/>
            <w:szCs w:val="24"/>
          </w:rPr>
          <w:delText xml:space="preserve"> </w:delText>
        </w:r>
        <w:r w:rsidR="001A23CE" w:rsidDel="00C2174C">
          <w:rPr>
            <w:sz w:val="24"/>
            <w:szCs w:val="24"/>
          </w:rPr>
          <w:delText xml:space="preserve"> </w:delText>
        </w:r>
      </w:del>
    </w:p>
    <w:p w14:paraId="070876FE" w14:textId="245859E8" w:rsidR="00C2174C" w:rsidRDefault="00C2174C" w:rsidP="00001318">
      <w:pPr>
        <w:adjustRightInd w:val="0"/>
        <w:snapToGrid w:val="0"/>
        <w:spacing w:after="0" w:line="360" w:lineRule="auto"/>
        <w:rPr>
          <w:ins w:id="36" w:author="Joshua Gilman" w:date="2026-10-08T16:57:00Z" w16du:dateUtc="2026-10-08T23:57:00Z"/>
          <w:sz w:val="24"/>
          <w:szCs w:val="24"/>
        </w:rPr>
      </w:pPr>
      <w:ins w:id="37" w:author="Joshua Gilman" w:date="2026-10-08T16:57:00Z" w16du:dateUtc="2026-10-08T23:57:00Z">
        <w:r>
          <w:rPr>
            <w:sz w:val="24"/>
            <w:szCs w:val="24"/>
          </w:rPr>
          <w:tab/>
        </w:r>
      </w:ins>
    </w:p>
    <w:p w14:paraId="613AEFFF" w14:textId="0228912C" w:rsidR="00FB14A9" w:rsidRDefault="00323488">
      <w:pPr>
        <w:adjustRightInd w:val="0"/>
        <w:snapToGrid w:val="0"/>
        <w:spacing w:after="0" w:line="360" w:lineRule="auto"/>
        <w:ind w:firstLine="720"/>
        <w:rPr>
          <w:sz w:val="24"/>
          <w:szCs w:val="24"/>
        </w:rPr>
        <w:pPrChange w:id="38" w:author="Joshua Gilman" w:date="2026-10-08T16:57:00Z" w16du:dateUtc="2026-10-08T23:57:00Z">
          <w:pPr>
            <w:adjustRightInd w:val="0"/>
            <w:snapToGrid w:val="0"/>
            <w:spacing w:after="0" w:line="360" w:lineRule="auto"/>
          </w:pPr>
        </w:pPrChange>
      </w:pPr>
      <w:r w:rsidRPr="00323488">
        <w:rPr>
          <w:sz w:val="24"/>
          <w:szCs w:val="24"/>
        </w:rPr>
        <w:t>We used GSI thresholds for two analyses that systematically compared the growth frontier across the levels of each climate and policy factor.</w:t>
      </w:r>
      <w:r w:rsidR="008857F3">
        <w:rPr>
          <w:sz w:val="24"/>
          <w:szCs w:val="24"/>
        </w:rPr>
        <w:t xml:space="preserve"> </w:t>
      </w:r>
      <w:r w:rsidRPr="00323488">
        <w:rPr>
          <w:sz w:val="24"/>
          <w:szCs w:val="24"/>
        </w:rPr>
        <w:t xml:space="preserve"> </w:t>
      </w:r>
      <w:ins w:id="39" w:author="Joshua Gilman" w:date="2026-10-08T16:47:00Z" w16du:dateUtc="2026-10-08T23:47:00Z">
        <w:r w:rsidR="00C2174C" w:rsidRPr="00C2174C">
          <w:rPr>
            <w:sz w:val="24"/>
            <w:szCs w:val="24"/>
          </w:rPr>
          <w:t xml:space="preserve">To compare the levels of a given factor, we examined each level separately while retaining all 75 population levels and all combinations of the remaining five climate and policy factors. </w:t>
        </w:r>
        <w:r w:rsidR="00C2174C">
          <w:rPr>
            <w:sz w:val="24"/>
            <w:szCs w:val="24"/>
          </w:rPr>
          <w:t xml:space="preserve"> </w:t>
        </w:r>
        <w:r w:rsidR="00C2174C" w:rsidRPr="00C2174C">
          <w:rPr>
            <w:sz w:val="24"/>
            <w:szCs w:val="24"/>
          </w:rPr>
          <w:t xml:space="preserve">The full 24,300-scenario dataset contained 324 climate-policy combinations, each </w:t>
        </w:r>
        <w:r w:rsidR="00C2174C">
          <w:rPr>
            <w:sz w:val="24"/>
            <w:szCs w:val="24"/>
          </w:rPr>
          <w:t>comprising</w:t>
        </w:r>
        <w:r w:rsidR="00C2174C" w:rsidRPr="00C2174C">
          <w:rPr>
            <w:sz w:val="24"/>
            <w:szCs w:val="24"/>
          </w:rPr>
          <w:t xml:space="preserve"> all 75 population levels. </w:t>
        </w:r>
        <w:r w:rsidR="00C2174C">
          <w:rPr>
            <w:sz w:val="24"/>
            <w:szCs w:val="24"/>
          </w:rPr>
          <w:t xml:space="preserve"> </w:t>
        </w:r>
        <w:r w:rsidR="00C2174C" w:rsidRPr="00C2174C">
          <w:rPr>
            <w:sz w:val="24"/>
            <w:szCs w:val="24"/>
          </w:rPr>
          <w:t xml:space="preserve">Accordingly, each level of a two-level factor was represented by 162 combinations (12,150 scenarios), whereas each level of a three-level factor was represented by 108 combinations (8,100 scenarios). </w:t>
        </w:r>
        <w:r w:rsidR="00C2174C">
          <w:rPr>
            <w:sz w:val="24"/>
            <w:szCs w:val="24"/>
          </w:rPr>
          <w:t xml:space="preserve"> </w:t>
        </w:r>
      </w:ins>
      <w:del w:id="40" w:author="Joshua Gilman" w:date="2026-10-08T16:47:00Z" w16du:dateUtc="2026-10-08T23:47:00Z">
        <w:r w:rsidR="00FB14A9" w:rsidRPr="00FB14A9" w:rsidDel="00C2174C">
          <w:rPr>
            <w:sz w:val="24"/>
            <w:szCs w:val="24"/>
          </w:rPr>
          <w:delText xml:space="preserve">The full 24,300-scenario dataset contained 324 climate-policy combinations, each evaluated at all 75 population levels. </w:delText>
        </w:r>
        <w:r w:rsidR="00FB14A9" w:rsidDel="00C2174C">
          <w:rPr>
            <w:sz w:val="24"/>
            <w:szCs w:val="24"/>
          </w:rPr>
          <w:delText xml:space="preserve"> </w:delText>
        </w:r>
        <w:r w:rsidR="00FB14A9" w:rsidRPr="00FB14A9" w:rsidDel="00C2174C">
          <w:rPr>
            <w:sz w:val="24"/>
            <w:szCs w:val="24"/>
          </w:rPr>
          <w:delText>When examining a single level of a two-level factor, we retained half of the full dataset (12,150 scenarios), including all 75 population levels and 162 combinations of the other five factors. For a single level of a three-level factor, we retained one-third of the dataset (8,100 scenarios), including all 75 population levels and 108 combinations of the other five factors.</w:delText>
        </w:r>
        <w:r w:rsidR="00FB14A9" w:rsidDel="00C2174C">
          <w:rPr>
            <w:sz w:val="24"/>
            <w:szCs w:val="24"/>
          </w:rPr>
          <w:delText xml:space="preserve">  </w:delText>
        </w:r>
      </w:del>
      <w:r w:rsidR="00FB14A9" w:rsidRPr="00FB14A9">
        <w:rPr>
          <w:sz w:val="24"/>
          <w:szCs w:val="24"/>
        </w:rPr>
        <w:t>Thus, levels of a given factor were compared across the same population levels and the same combinations of the remaining factors.</w:t>
      </w:r>
    </w:p>
    <w:p w14:paraId="1DA34FB6" w14:textId="15748444" w:rsidR="00095F6D" w:rsidRDefault="00970C71" w:rsidP="00685CD2">
      <w:pPr>
        <w:adjustRightInd w:val="0"/>
        <w:snapToGrid w:val="0"/>
        <w:spacing w:after="0" w:line="360" w:lineRule="auto"/>
        <w:ind w:firstLine="720"/>
        <w:rPr>
          <w:rFonts w:cs="Times New Roman"/>
          <w:sz w:val="24"/>
          <w:szCs w:val="24"/>
        </w:rPr>
      </w:pPr>
      <w:r w:rsidRPr="00970C71">
        <w:rPr>
          <w:rFonts w:cs="Times New Roman"/>
          <w:sz w:val="24"/>
          <w:szCs w:val="24"/>
        </w:rPr>
        <w:t>First, we evaluated the growth frontier in terms of the population compatible with each minimum GSI threshold under different climate and policy conditions.</w:t>
      </w:r>
      <w:r w:rsidR="00D975C6">
        <w:rPr>
          <w:rFonts w:cs="Times New Roman"/>
          <w:sz w:val="24"/>
          <w:szCs w:val="24"/>
        </w:rPr>
        <w:t xml:space="preserve">  </w:t>
      </w:r>
      <w:r w:rsidR="00BF37D6" w:rsidRPr="00BF37D6">
        <w:rPr>
          <w:rFonts w:cs="Times New Roman"/>
          <w:sz w:val="24"/>
          <w:szCs w:val="24"/>
        </w:rPr>
        <w:t>For each</w:t>
      </w:r>
      <w:r w:rsidR="00AD307C">
        <w:rPr>
          <w:rFonts w:cs="Times New Roman"/>
          <w:sz w:val="24"/>
          <w:szCs w:val="24"/>
        </w:rPr>
        <w:t xml:space="preserve"> climate–policy</w:t>
      </w:r>
      <w:r w:rsidR="00BF37D6" w:rsidRPr="00BF37D6">
        <w:rPr>
          <w:rFonts w:cs="Times New Roman"/>
          <w:sz w:val="24"/>
          <w:szCs w:val="24"/>
        </w:rPr>
        <w:t xml:space="preserve"> combination and each minimum GSI threshold from 79 to 98 years, </w:t>
      </w:r>
      <w:r w:rsidR="00B17DA1" w:rsidRPr="00B17DA1">
        <w:rPr>
          <w:rFonts w:cs="Times New Roman"/>
          <w:sz w:val="24"/>
          <w:szCs w:val="24"/>
        </w:rPr>
        <w:t>we identified the highest tested 2060 regional population</w:t>
      </w:r>
      <w:r w:rsidR="00A4410C">
        <w:rPr>
          <w:rFonts w:cs="Times New Roman"/>
          <w:sz w:val="24"/>
          <w:szCs w:val="24"/>
        </w:rPr>
        <w:t xml:space="preserve"> </w:t>
      </w:r>
      <w:r w:rsidR="00A4410C" w:rsidRPr="00A4410C">
        <w:rPr>
          <w:rFonts w:cs="Times New Roman"/>
          <w:sz w:val="24"/>
          <w:szCs w:val="24"/>
        </w:rPr>
        <w:t>that met the threshold</w:t>
      </w:r>
      <w:r w:rsidR="00BF37D6" w:rsidRPr="00BF37D6">
        <w:rPr>
          <w:rFonts w:cs="Times New Roman"/>
          <w:sz w:val="24"/>
          <w:szCs w:val="24"/>
        </w:rPr>
        <w:t>.</w:t>
      </w:r>
      <w:r w:rsidR="00343652">
        <w:rPr>
          <w:rFonts w:cs="Times New Roman"/>
          <w:sz w:val="24"/>
          <w:szCs w:val="24"/>
        </w:rPr>
        <w:t xml:space="preserve">  </w:t>
      </w:r>
      <w:r w:rsidR="00685CD2">
        <w:rPr>
          <w:rFonts w:cs="Times New Roman"/>
          <w:sz w:val="24"/>
          <w:szCs w:val="24"/>
        </w:rPr>
        <w:t>We used 79–98 because that was the longest contiguous range over which the median and interquartile ranges could be calculated for all factor levels.  A</w:t>
      </w:r>
      <w:r w:rsidR="00D50804">
        <w:rPr>
          <w:rFonts w:cs="Times New Roman"/>
          <w:sz w:val="24"/>
          <w:szCs w:val="24"/>
        </w:rPr>
        <w:t>t thresholds above</w:t>
      </w:r>
      <w:r w:rsidR="00685CD2">
        <w:rPr>
          <w:rFonts w:cs="Times New Roman"/>
          <w:sz w:val="24"/>
          <w:szCs w:val="24"/>
        </w:rPr>
        <w:t xml:space="preserve"> 98, some of the climate–policy combinations failed to meet the GSI requirement even at the lowest population.  Below 79, some of the climate–policy combinations still met the GSI threshold even at the highest population.  </w:t>
      </w:r>
      <w:r w:rsidR="00BF6913" w:rsidRPr="0096282E">
        <w:rPr>
          <w:rFonts w:cs="Times New Roman"/>
          <w:sz w:val="24"/>
          <w:szCs w:val="24"/>
        </w:rPr>
        <w:t>We then calculated the median and interquartile range of the maximum qualifying populations for each factor level</w:t>
      </w:r>
      <w:r w:rsidR="00BF6913">
        <w:rPr>
          <w:rFonts w:cs="Times New Roman"/>
          <w:sz w:val="24"/>
          <w:szCs w:val="24"/>
        </w:rPr>
        <w:t xml:space="preserve"> and </w:t>
      </w:r>
      <w:r w:rsidR="0096282E" w:rsidRPr="0096282E">
        <w:rPr>
          <w:rFonts w:cs="Times New Roman"/>
          <w:sz w:val="24"/>
          <w:szCs w:val="24"/>
        </w:rPr>
        <w:t>plotted them as lines and shaded ribbons, respectively (Fig. 5).</w:t>
      </w:r>
      <w:r w:rsidR="002B4A1C">
        <w:rPr>
          <w:rFonts w:cs="Times New Roman"/>
          <w:sz w:val="24"/>
          <w:szCs w:val="24"/>
        </w:rPr>
        <w:t xml:space="preserve">  </w:t>
      </w:r>
    </w:p>
    <w:p w14:paraId="518020CA" w14:textId="7F684D64" w:rsidR="00BE01CF" w:rsidRPr="0086529B" w:rsidRDefault="00970C71" w:rsidP="007B0B15">
      <w:pPr>
        <w:adjustRightInd w:val="0"/>
        <w:snapToGrid w:val="0"/>
        <w:spacing w:after="0" w:line="360" w:lineRule="auto"/>
        <w:ind w:firstLine="720"/>
        <w:rPr>
          <w:rFonts w:cs="Times New Roman"/>
          <w:sz w:val="24"/>
          <w:szCs w:val="24"/>
        </w:rPr>
      </w:pPr>
      <w:r w:rsidRPr="00970C71">
        <w:rPr>
          <w:rFonts w:cs="Times New Roman"/>
          <w:sz w:val="24"/>
          <w:szCs w:val="24"/>
        </w:rPr>
        <w:lastRenderedPageBreak/>
        <w:t xml:space="preserve">Second, we evaluated the </w:t>
      </w:r>
      <w:r w:rsidR="00116EB7">
        <w:rPr>
          <w:rFonts w:cs="Times New Roman"/>
          <w:sz w:val="24"/>
          <w:szCs w:val="24"/>
        </w:rPr>
        <w:t>growth</w:t>
      </w:r>
      <w:r w:rsidRPr="00970C71">
        <w:rPr>
          <w:rFonts w:cs="Times New Roman"/>
          <w:sz w:val="24"/>
          <w:szCs w:val="24"/>
        </w:rPr>
        <w:t xml:space="preserve"> frontier in terms of how many climate and policy combinations could support each modeled population while meeting each minimum GSI threshold.</w:t>
      </w:r>
      <w:r w:rsidR="00116EB7">
        <w:rPr>
          <w:rFonts w:cs="Times New Roman"/>
          <w:sz w:val="24"/>
          <w:szCs w:val="24"/>
        </w:rPr>
        <w:t xml:space="preserve">  </w:t>
      </w:r>
      <w:r w:rsidR="00D975C6" w:rsidRPr="00D975C6">
        <w:rPr>
          <w:rFonts w:cs="Times New Roman"/>
          <w:sz w:val="24"/>
          <w:szCs w:val="24"/>
        </w:rPr>
        <w:t xml:space="preserve">For each </w:t>
      </w:r>
      <w:r w:rsidR="007B0B15">
        <w:rPr>
          <w:rFonts w:cs="Times New Roman"/>
          <w:sz w:val="24"/>
          <w:szCs w:val="24"/>
        </w:rPr>
        <w:t>factor level</w:t>
      </w:r>
      <w:r w:rsidR="00D975C6" w:rsidRPr="00D975C6">
        <w:rPr>
          <w:rFonts w:cs="Times New Roman"/>
          <w:sz w:val="24"/>
          <w:szCs w:val="24"/>
        </w:rPr>
        <w:t>,</w:t>
      </w:r>
      <w:r w:rsidR="007B0B15">
        <w:rPr>
          <w:rFonts w:cs="Times New Roman"/>
          <w:sz w:val="24"/>
          <w:szCs w:val="24"/>
        </w:rPr>
        <w:t xml:space="preserve"> at each modeled 2060 regional population and minimum GSI threshold from 60–100 years, </w:t>
      </w:r>
      <w:r w:rsidR="00B40E42" w:rsidRPr="00B40E42">
        <w:rPr>
          <w:rFonts w:cs="Times New Roman"/>
          <w:sz w:val="24"/>
          <w:szCs w:val="24"/>
        </w:rPr>
        <w:t>we calculated the percentage of combinations of the other five climate and policy factors whose GSI met or exceeded the threshold.</w:t>
      </w:r>
      <w:r w:rsidR="00B40E42">
        <w:rPr>
          <w:rFonts w:cs="Times New Roman"/>
          <w:sz w:val="24"/>
          <w:szCs w:val="24"/>
        </w:rPr>
        <w:t xml:space="preserve">  </w:t>
      </w:r>
      <w:r w:rsidR="003E1F4A">
        <w:rPr>
          <w:sz w:val="24"/>
          <w:szCs w:val="24"/>
        </w:rPr>
        <w:t xml:space="preserve">Higher percentages indicate that the same population and groundwater-sustainability requirement </w:t>
      </w:r>
      <w:r w:rsidR="008C4D0D">
        <w:rPr>
          <w:sz w:val="24"/>
          <w:szCs w:val="24"/>
        </w:rPr>
        <w:t>were</w:t>
      </w:r>
      <w:r w:rsidR="003E1F4A">
        <w:rPr>
          <w:sz w:val="24"/>
          <w:szCs w:val="24"/>
        </w:rPr>
        <w:t xml:space="preserve"> met </w:t>
      </w:r>
      <w:r w:rsidR="003E1F4A" w:rsidRPr="00730E8A">
        <w:rPr>
          <w:sz w:val="24"/>
          <w:szCs w:val="24"/>
        </w:rPr>
        <w:t>across a wider set of modeled</w:t>
      </w:r>
      <w:r w:rsidR="003E1F4A">
        <w:rPr>
          <w:sz w:val="24"/>
          <w:szCs w:val="24"/>
        </w:rPr>
        <w:t xml:space="preserve"> [climate and policy]</w:t>
      </w:r>
      <w:r w:rsidR="003E1F4A" w:rsidRPr="00730E8A">
        <w:rPr>
          <w:sz w:val="24"/>
          <w:szCs w:val="24"/>
        </w:rPr>
        <w:t xml:space="preserve"> conditions, whereas lower </w:t>
      </w:r>
      <w:r w:rsidR="003E1F4A">
        <w:rPr>
          <w:sz w:val="24"/>
          <w:szCs w:val="24"/>
        </w:rPr>
        <w:t>percentages</w:t>
      </w:r>
      <w:r w:rsidR="003E1F4A" w:rsidRPr="00730E8A">
        <w:rPr>
          <w:sz w:val="24"/>
          <w:szCs w:val="24"/>
        </w:rPr>
        <w:t xml:space="preserve"> indicate a narrower set of conditions.</w:t>
      </w:r>
      <w:r w:rsidR="003E1F4A">
        <w:rPr>
          <w:sz w:val="24"/>
          <w:szCs w:val="24"/>
        </w:rPr>
        <w:t xml:space="preserve">  We visualized these percentages across the population–GSI threshold space using heatmaps (Fig. 6).</w:t>
      </w:r>
    </w:p>
    <w:p w14:paraId="73D6AED7" w14:textId="52971609" w:rsidR="00A9104E" w:rsidRPr="005769B3" w:rsidRDefault="00BD1879" w:rsidP="00EB61FD">
      <w:pPr>
        <w:adjustRightInd w:val="0"/>
        <w:snapToGrid w:val="0"/>
        <w:spacing w:after="0" w:line="360" w:lineRule="auto"/>
        <w:rPr>
          <w:rFonts w:cs="Times New Roman"/>
          <w:sz w:val="24"/>
          <w:szCs w:val="24"/>
        </w:rPr>
      </w:pPr>
      <w:r w:rsidRPr="005769B3">
        <w:rPr>
          <w:rFonts w:cs="Times New Roman"/>
          <w:sz w:val="24"/>
          <w:szCs w:val="24"/>
        </w:rPr>
        <w:tab/>
        <w:t>For the reservoir storage analysis,</w:t>
      </w:r>
      <w:r w:rsidR="002209D7">
        <w:rPr>
          <w:rFonts w:cs="Times New Roman"/>
          <w:sz w:val="24"/>
          <w:szCs w:val="24"/>
        </w:rPr>
        <w:t xml:space="preserve"> the</w:t>
      </w:r>
      <w:r w:rsidRPr="005769B3">
        <w:rPr>
          <w:rFonts w:cs="Times New Roman"/>
          <w:sz w:val="24"/>
          <w:szCs w:val="24"/>
        </w:rPr>
        <w:t xml:space="preserve"> annual storage in acre-feet</w:t>
      </w:r>
      <w:r w:rsidR="002209D7">
        <w:rPr>
          <w:rFonts w:cs="Times New Roman"/>
          <w:sz w:val="24"/>
          <w:szCs w:val="24"/>
        </w:rPr>
        <w:t xml:space="preserve"> outputted by </w:t>
      </w:r>
      <w:proofErr w:type="spellStart"/>
      <w:r w:rsidR="002209D7">
        <w:rPr>
          <w:rFonts w:cs="Times New Roman"/>
          <w:sz w:val="24"/>
          <w:szCs w:val="24"/>
        </w:rPr>
        <w:t>WaterSim</w:t>
      </w:r>
      <w:proofErr w:type="spellEnd"/>
      <w:r w:rsidRPr="005769B3">
        <w:rPr>
          <w:rFonts w:cs="Times New Roman"/>
          <w:sz w:val="24"/>
          <w:szCs w:val="24"/>
        </w:rPr>
        <w:t xml:space="preserve"> was converted to percentage of total storage capacity and summarized by climate condition.  </w:t>
      </w:r>
      <w:r w:rsidR="00C1614B" w:rsidRPr="005769B3">
        <w:rPr>
          <w:rFonts w:cs="Times New Roman"/>
          <w:sz w:val="24"/>
          <w:szCs w:val="24"/>
        </w:rPr>
        <w:t xml:space="preserve">Within a given climate condition, Lake Mead and Lake Powell storage did not vary across </w:t>
      </w:r>
      <w:r w:rsidR="002209D7">
        <w:rPr>
          <w:rFonts w:cs="Times New Roman"/>
          <w:sz w:val="24"/>
          <w:szCs w:val="24"/>
        </w:rPr>
        <w:t>any</w:t>
      </w:r>
      <w:r w:rsidR="00C1614B" w:rsidRPr="005769B3">
        <w:rPr>
          <w:rFonts w:cs="Times New Roman"/>
          <w:sz w:val="24"/>
          <w:szCs w:val="24"/>
        </w:rPr>
        <w:t xml:space="preserve"> population and policy combinations</w:t>
      </w:r>
      <w:r w:rsidR="00777871">
        <w:rPr>
          <w:rFonts w:cs="Times New Roman"/>
          <w:sz w:val="24"/>
          <w:szCs w:val="24"/>
        </w:rPr>
        <w:t xml:space="preserve"> in the scenario ensemble</w:t>
      </w:r>
      <w:r w:rsidR="00C1614B" w:rsidRPr="005769B3">
        <w:rPr>
          <w:rFonts w:cs="Times New Roman"/>
          <w:sz w:val="24"/>
          <w:szCs w:val="24"/>
        </w:rPr>
        <w:t xml:space="preserve">.  In contrast, Salt-Verde storage varied across scenarios within climate conditions; therefore, the trajectories shown in Fig. 7 for the Salt-Verde system represent the mean across </w:t>
      </w:r>
      <w:r w:rsidR="00D55A45" w:rsidRPr="005769B3">
        <w:rPr>
          <w:rFonts w:cs="Times New Roman"/>
          <w:sz w:val="24"/>
          <w:szCs w:val="24"/>
        </w:rPr>
        <w:t xml:space="preserve">population and policy combinations.  </w:t>
      </w:r>
      <w:r w:rsidR="00B21141" w:rsidRPr="005769B3">
        <w:rPr>
          <w:rFonts w:cs="Times New Roman"/>
          <w:sz w:val="24"/>
          <w:szCs w:val="24"/>
        </w:rPr>
        <w:t>Additional variation in Salt-Verde storage across population and policy settings can be found</w:t>
      </w:r>
      <w:r w:rsidR="00D55A45" w:rsidRPr="005769B3">
        <w:rPr>
          <w:rFonts w:cs="Times New Roman"/>
          <w:sz w:val="24"/>
          <w:szCs w:val="24"/>
        </w:rPr>
        <w:t xml:space="preserve"> in Fig. S2. </w:t>
      </w:r>
    </w:p>
    <w:p w14:paraId="7C476C84" w14:textId="77777777" w:rsidR="001F0DBC" w:rsidRPr="00FC59DA" w:rsidRDefault="001F0DBC" w:rsidP="008349DA">
      <w:pPr>
        <w:adjustRightInd w:val="0"/>
        <w:snapToGrid w:val="0"/>
        <w:spacing w:after="0" w:line="360" w:lineRule="auto"/>
        <w:rPr>
          <w:rFonts w:cs="Times New Roman"/>
          <w:sz w:val="24"/>
          <w:szCs w:val="24"/>
        </w:rPr>
      </w:pPr>
    </w:p>
    <w:p w14:paraId="5B1B0C52" w14:textId="77777777" w:rsidR="004653CF" w:rsidRPr="00FC59DA" w:rsidRDefault="003C05F6" w:rsidP="001954FA">
      <w:pPr>
        <w:pStyle w:val="Heading1"/>
        <w:adjustRightInd w:val="0"/>
        <w:snapToGrid w:val="0"/>
        <w:spacing w:before="0" w:after="0" w:line="360" w:lineRule="auto"/>
        <w:rPr>
          <w:rFonts w:cs="Times New Roman"/>
          <w:szCs w:val="24"/>
        </w:rPr>
      </w:pPr>
      <w:r w:rsidRPr="00FC59DA">
        <w:rPr>
          <w:rFonts w:cs="Times New Roman"/>
          <w:szCs w:val="24"/>
        </w:rPr>
        <w:t>3. Results</w:t>
      </w:r>
    </w:p>
    <w:p w14:paraId="37B4961B" w14:textId="77777777" w:rsidR="004653CF" w:rsidRPr="005A7AAF" w:rsidRDefault="003C05F6" w:rsidP="005A7AAF">
      <w:pPr>
        <w:pStyle w:val="Heading2"/>
      </w:pPr>
      <w:r w:rsidRPr="005A7AAF">
        <w:t xml:space="preserve">3.1 </w:t>
      </w:r>
      <w:r w:rsidR="008F20F5" w:rsidRPr="005A7AAF">
        <w:t>Frequency</w:t>
      </w:r>
      <w:r w:rsidR="00497154" w:rsidRPr="005A7AAF">
        <w:t xml:space="preserve"> </w:t>
      </w:r>
      <w:r w:rsidR="00E37CBA" w:rsidRPr="005A7AAF">
        <w:t xml:space="preserve">distribution </w:t>
      </w:r>
      <w:r w:rsidR="00497154" w:rsidRPr="005A7AAF">
        <w:t xml:space="preserve">of </w:t>
      </w:r>
      <w:r w:rsidR="008F20F5" w:rsidRPr="005A7AAF">
        <w:t xml:space="preserve">the </w:t>
      </w:r>
      <w:r w:rsidR="00497154" w:rsidRPr="005A7AAF">
        <w:t>groundwater</w:t>
      </w:r>
      <w:r w:rsidR="008F20F5" w:rsidRPr="005A7AAF">
        <w:t xml:space="preserve"> </w:t>
      </w:r>
      <w:r w:rsidR="00EE6F00" w:rsidRPr="005A7AAF">
        <w:t>sustainability indicato</w:t>
      </w:r>
      <w:r w:rsidR="00497154" w:rsidRPr="005A7AAF">
        <w:t>r</w:t>
      </w:r>
      <w:r w:rsidR="008F20F5" w:rsidRPr="005A7AAF">
        <w:t xml:space="preserve"> across all scenarios</w:t>
      </w:r>
    </w:p>
    <w:p w14:paraId="25EF6E5D" w14:textId="0209D9A1" w:rsidR="007317A5" w:rsidRDefault="003C05F6" w:rsidP="00FB4AE2">
      <w:pPr>
        <w:adjustRightInd w:val="0"/>
        <w:snapToGrid w:val="0"/>
        <w:spacing w:after="0" w:line="360" w:lineRule="auto"/>
        <w:ind w:firstLine="720"/>
        <w:rPr>
          <w:rFonts w:cs="Times New Roman"/>
          <w:sz w:val="24"/>
          <w:szCs w:val="24"/>
        </w:rPr>
      </w:pPr>
      <w:r w:rsidRPr="00FC59DA">
        <w:rPr>
          <w:rFonts w:cs="Times New Roman"/>
          <w:sz w:val="24"/>
          <w:szCs w:val="24"/>
        </w:rPr>
        <w:t xml:space="preserve">The </w:t>
      </w:r>
      <w:bookmarkStart w:id="41" w:name="OLE_LINK1"/>
      <w:r w:rsidRPr="00FC59DA">
        <w:rPr>
          <w:rFonts w:cs="Times New Roman"/>
          <w:sz w:val="24"/>
          <w:szCs w:val="24"/>
        </w:rPr>
        <w:t xml:space="preserve">24,300 scenarios </w:t>
      </w:r>
      <w:bookmarkEnd w:id="41"/>
      <w:r w:rsidR="00AE3D69">
        <w:rPr>
          <w:rFonts w:cs="Times New Roman"/>
          <w:sz w:val="24"/>
          <w:szCs w:val="24"/>
        </w:rPr>
        <w:t xml:space="preserve">show a wide range of </w:t>
      </w:r>
      <w:r w:rsidR="005F253E">
        <w:rPr>
          <w:rFonts w:cs="Times New Roman"/>
          <w:sz w:val="24"/>
          <w:szCs w:val="24"/>
        </w:rPr>
        <w:t>GSI values</w:t>
      </w:r>
      <w:r w:rsidR="003A1A24">
        <w:rPr>
          <w:rFonts w:cs="Times New Roman"/>
          <w:sz w:val="24"/>
          <w:szCs w:val="24"/>
        </w:rPr>
        <w:t xml:space="preserve"> at the end of the simulation</w:t>
      </w:r>
      <w:r w:rsidR="00C20548">
        <w:rPr>
          <w:rFonts w:cs="Times New Roman"/>
          <w:sz w:val="24"/>
          <w:szCs w:val="24"/>
        </w:rPr>
        <w:t xml:space="preserve"> </w:t>
      </w:r>
      <w:r w:rsidR="00AC767F">
        <w:rPr>
          <w:rFonts w:cs="Times New Roman"/>
          <w:sz w:val="24"/>
          <w:szCs w:val="24"/>
        </w:rPr>
        <w:t>(Fig. 3</w:t>
      </w:r>
      <w:r w:rsidR="005B4159">
        <w:rPr>
          <w:rFonts w:cs="Times New Roman"/>
          <w:sz w:val="24"/>
          <w:szCs w:val="24"/>
        </w:rPr>
        <w:t>)</w:t>
      </w:r>
      <w:r w:rsidRPr="00FC59DA">
        <w:rPr>
          <w:rFonts w:cs="Times New Roman"/>
          <w:sz w:val="24"/>
          <w:szCs w:val="24"/>
        </w:rPr>
        <w:t xml:space="preserve">. </w:t>
      </w:r>
      <w:r w:rsidR="000204B8">
        <w:rPr>
          <w:rFonts w:cs="Times New Roman"/>
          <w:sz w:val="24"/>
          <w:szCs w:val="24"/>
        </w:rPr>
        <w:t xml:space="preserve"> </w:t>
      </w:r>
      <w:r w:rsidR="00FB4AE2">
        <w:rPr>
          <w:rFonts w:cs="Times New Roman"/>
          <w:sz w:val="24"/>
          <w:szCs w:val="24"/>
        </w:rPr>
        <w:t xml:space="preserve">The wide-ranging and uneven frequency distribution </w:t>
      </w:r>
      <w:r w:rsidR="00FB4AE2" w:rsidRPr="00C3704B">
        <w:rPr>
          <w:rFonts w:cs="Times New Roman"/>
          <w:sz w:val="24"/>
          <w:szCs w:val="24"/>
        </w:rPr>
        <w:t>reflects both the factorial design of scenarios and the model’s response to the tested input ranges.</w:t>
      </w:r>
      <w:r w:rsidR="00FB4AE2">
        <w:rPr>
          <w:rFonts w:cs="Times New Roman"/>
          <w:sz w:val="24"/>
          <w:szCs w:val="24"/>
        </w:rPr>
        <w:t xml:space="preserve">  </w:t>
      </w:r>
      <w:r w:rsidR="00C3704B" w:rsidRPr="00C3704B">
        <w:rPr>
          <w:rFonts w:cs="Times New Roman"/>
          <w:sz w:val="24"/>
          <w:szCs w:val="24"/>
        </w:rPr>
        <w:t xml:space="preserve">The design generated many scenarios containing one or more protective policy interventions, while no tested scenario produced a </w:t>
      </w:r>
      <w:r w:rsidR="00634FA5">
        <w:rPr>
          <w:rFonts w:cs="Times New Roman"/>
          <w:sz w:val="24"/>
          <w:szCs w:val="24"/>
        </w:rPr>
        <w:t>GSI value</w:t>
      </w:r>
      <w:r w:rsidR="00C3704B" w:rsidRPr="00C3704B">
        <w:rPr>
          <w:rFonts w:cs="Times New Roman"/>
          <w:sz w:val="24"/>
          <w:szCs w:val="24"/>
        </w:rPr>
        <w:t xml:space="preserve"> below approximately 40 years.</w:t>
      </w:r>
      <w:r>
        <w:rPr>
          <w:rFonts w:cs="Times New Roman"/>
          <w:sz w:val="24"/>
          <w:szCs w:val="24"/>
        </w:rPr>
        <w:t xml:space="preserve">  </w:t>
      </w:r>
    </w:p>
    <w:p w14:paraId="6D69B67B" w14:textId="6EC8EC72" w:rsidR="004653CF" w:rsidRPr="00FC59DA" w:rsidRDefault="003C05F6" w:rsidP="00706081">
      <w:pPr>
        <w:adjustRightInd w:val="0"/>
        <w:snapToGrid w:val="0"/>
        <w:spacing w:after="0" w:line="360" w:lineRule="auto"/>
        <w:ind w:firstLine="720"/>
        <w:rPr>
          <w:rFonts w:cs="Times New Roman"/>
          <w:sz w:val="24"/>
          <w:szCs w:val="24"/>
        </w:rPr>
      </w:pPr>
      <w:r>
        <w:rPr>
          <w:rFonts w:cs="Times New Roman"/>
          <w:sz w:val="24"/>
          <w:szCs w:val="24"/>
        </w:rPr>
        <w:t>Overall, t</w:t>
      </w:r>
      <w:r w:rsidR="000204B8">
        <w:rPr>
          <w:rFonts w:cs="Times New Roman"/>
          <w:sz w:val="24"/>
          <w:szCs w:val="24"/>
        </w:rPr>
        <w:t xml:space="preserve">he frequency distribution </w:t>
      </w:r>
      <w:r w:rsidR="002F1892">
        <w:rPr>
          <w:rFonts w:cs="Times New Roman"/>
          <w:sz w:val="24"/>
          <w:szCs w:val="24"/>
        </w:rPr>
        <w:t>is</w:t>
      </w:r>
      <w:r w:rsidR="000204B8">
        <w:rPr>
          <w:rFonts w:cs="Times New Roman"/>
          <w:sz w:val="24"/>
          <w:szCs w:val="24"/>
        </w:rPr>
        <w:t xml:space="preserve"> </w:t>
      </w:r>
      <w:r w:rsidR="00AA6113">
        <w:rPr>
          <w:rFonts w:cs="Times New Roman"/>
          <w:sz w:val="24"/>
          <w:szCs w:val="24"/>
        </w:rPr>
        <w:t>neither symmetric nor linear</w:t>
      </w:r>
      <w:r w:rsidR="000204B8">
        <w:rPr>
          <w:rFonts w:cs="Times New Roman"/>
          <w:sz w:val="24"/>
          <w:szCs w:val="24"/>
        </w:rPr>
        <w:t xml:space="preserve">, with a large portion of the ensemble falling between roughly 65 and 98 years and a pronounced cluster near the 100-year upper bound.  </w:t>
      </w:r>
      <w:r w:rsidR="00706081">
        <w:rPr>
          <w:rFonts w:cs="Times New Roman"/>
          <w:sz w:val="24"/>
          <w:szCs w:val="24"/>
        </w:rPr>
        <w:t>In general, l</w:t>
      </w:r>
      <w:r w:rsidR="00C51A8A" w:rsidRPr="00FC59DA">
        <w:rPr>
          <w:rFonts w:cs="Times New Roman"/>
          <w:sz w:val="24"/>
          <w:szCs w:val="24"/>
        </w:rPr>
        <w:t>ow</w:t>
      </w:r>
      <w:r w:rsidR="00706081">
        <w:rPr>
          <w:rFonts w:cs="Times New Roman"/>
          <w:sz w:val="24"/>
          <w:szCs w:val="24"/>
        </w:rPr>
        <w:t xml:space="preserve"> </w:t>
      </w:r>
      <w:r w:rsidR="00546392">
        <w:rPr>
          <w:rFonts w:cs="Times New Roman"/>
          <w:sz w:val="24"/>
          <w:szCs w:val="24"/>
        </w:rPr>
        <w:t>GSI values</w:t>
      </w:r>
      <w:r w:rsidR="00C51A8A" w:rsidRPr="00FC59DA">
        <w:rPr>
          <w:rFonts w:cs="Times New Roman"/>
          <w:sz w:val="24"/>
          <w:szCs w:val="24"/>
        </w:rPr>
        <w:t xml:space="preserve"> w</w:t>
      </w:r>
      <w:r w:rsidR="00706081">
        <w:rPr>
          <w:rFonts w:cs="Times New Roman"/>
          <w:sz w:val="24"/>
          <w:szCs w:val="24"/>
        </w:rPr>
        <w:t>ere</w:t>
      </w:r>
      <w:r w:rsidR="00C51A8A" w:rsidRPr="00FC59DA">
        <w:rPr>
          <w:rFonts w:cs="Times New Roman"/>
          <w:sz w:val="24"/>
          <w:szCs w:val="24"/>
        </w:rPr>
        <w:t xml:space="preserve"> associated </w:t>
      </w:r>
      <w:r w:rsidR="00706081">
        <w:rPr>
          <w:rFonts w:cs="Times New Roman"/>
          <w:sz w:val="24"/>
          <w:szCs w:val="24"/>
        </w:rPr>
        <w:t xml:space="preserve">primarily </w:t>
      </w:r>
      <w:r w:rsidR="00C51A8A" w:rsidRPr="00FC59DA">
        <w:rPr>
          <w:rFonts w:cs="Times New Roman"/>
          <w:sz w:val="24"/>
          <w:szCs w:val="24"/>
        </w:rPr>
        <w:t xml:space="preserve">with </w:t>
      </w:r>
      <w:r w:rsidR="00706081">
        <w:rPr>
          <w:rFonts w:cs="Times New Roman"/>
          <w:sz w:val="24"/>
          <w:szCs w:val="24"/>
        </w:rPr>
        <w:t xml:space="preserve">the </w:t>
      </w:r>
      <w:r w:rsidR="00C51A8A" w:rsidRPr="00FC59DA">
        <w:rPr>
          <w:rFonts w:cs="Times New Roman"/>
          <w:sz w:val="24"/>
          <w:szCs w:val="24"/>
        </w:rPr>
        <w:t>combinations of high population demand, reduced river flows, and weak</w:t>
      </w:r>
      <w:r w:rsidR="00706081">
        <w:rPr>
          <w:rFonts w:cs="Times New Roman"/>
          <w:sz w:val="24"/>
          <w:szCs w:val="24"/>
        </w:rPr>
        <w:t xml:space="preserve"> policy </w:t>
      </w:r>
      <w:r w:rsidR="00706081" w:rsidRPr="00FC59DA">
        <w:rPr>
          <w:rFonts w:cs="Times New Roman"/>
          <w:sz w:val="24"/>
          <w:szCs w:val="24"/>
        </w:rPr>
        <w:t>intervention</w:t>
      </w:r>
      <w:r w:rsidR="00706081">
        <w:rPr>
          <w:rFonts w:cs="Times New Roman"/>
          <w:sz w:val="24"/>
          <w:szCs w:val="24"/>
        </w:rPr>
        <w:t>s for curbing</w:t>
      </w:r>
      <w:r w:rsidR="00C51A8A" w:rsidRPr="00FC59DA">
        <w:rPr>
          <w:rFonts w:cs="Times New Roman"/>
          <w:sz w:val="24"/>
          <w:szCs w:val="24"/>
        </w:rPr>
        <w:t xml:space="preserve"> </w:t>
      </w:r>
      <w:r w:rsidR="00777F20">
        <w:rPr>
          <w:rFonts w:cs="Times New Roman"/>
          <w:sz w:val="24"/>
          <w:szCs w:val="24"/>
        </w:rPr>
        <w:t xml:space="preserve">water </w:t>
      </w:r>
      <w:r w:rsidR="00C51A8A" w:rsidRPr="00FC59DA">
        <w:rPr>
          <w:rFonts w:cs="Times New Roman"/>
          <w:sz w:val="24"/>
          <w:szCs w:val="24"/>
        </w:rPr>
        <w:t xml:space="preserve">demand or </w:t>
      </w:r>
      <w:r w:rsidR="00706081">
        <w:rPr>
          <w:rFonts w:cs="Times New Roman"/>
          <w:sz w:val="24"/>
          <w:szCs w:val="24"/>
        </w:rPr>
        <w:t xml:space="preserve">augmenting </w:t>
      </w:r>
      <w:r w:rsidR="00777F20">
        <w:rPr>
          <w:rFonts w:cs="Times New Roman"/>
          <w:sz w:val="24"/>
          <w:szCs w:val="24"/>
        </w:rPr>
        <w:t xml:space="preserve">water </w:t>
      </w:r>
      <w:r w:rsidR="00C51A8A" w:rsidRPr="00FC59DA">
        <w:rPr>
          <w:rFonts w:cs="Times New Roman"/>
          <w:sz w:val="24"/>
          <w:szCs w:val="24"/>
        </w:rPr>
        <w:t xml:space="preserve">supply. </w:t>
      </w:r>
      <w:r w:rsidR="00924B2C">
        <w:rPr>
          <w:rFonts w:cs="Times New Roman"/>
          <w:sz w:val="24"/>
          <w:szCs w:val="24"/>
        </w:rPr>
        <w:t xml:space="preserve"> </w:t>
      </w:r>
      <w:r w:rsidR="00C51A8A" w:rsidRPr="00FC59DA">
        <w:rPr>
          <w:rFonts w:cs="Times New Roman"/>
          <w:sz w:val="24"/>
          <w:szCs w:val="24"/>
        </w:rPr>
        <w:t xml:space="preserve">Conversely, </w:t>
      </w:r>
      <w:r w:rsidR="00AB06FD">
        <w:rPr>
          <w:rFonts w:cs="Times New Roman"/>
          <w:sz w:val="24"/>
          <w:szCs w:val="24"/>
        </w:rPr>
        <w:t xml:space="preserve">scenarios </w:t>
      </w:r>
      <w:r w:rsidR="000A0813">
        <w:rPr>
          <w:rFonts w:cs="Times New Roman"/>
          <w:sz w:val="24"/>
          <w:szCs w:val="24"/>
        </w:rPr>
        <w:t>with GSI values near 100 years</w:t>
      </w:r>
      <w:r w:rsidR="00AB06FD">
        <w:rPr>
          <w:rFonts w:cs="Times New Roman"/>
          <w:sz w:val="24"/>
          <w:szCs w:val="24"/>
        </w:rPr>
        <w:t xml:space="preserve"> had</w:t>
      </w:r>
      <w:r w:rsidR="00C51A8A" w:rsidRPr="00FC59DA">
        <w:rPr>
          <w:rFonts w:cs="Times New Roman"/>
          <w:sz w:val="24"/>
          <w:szCs w:val="24"/>
        </w:rPr>
        <w:t xml:space="preserve"> </w:t>
      </w:r>
      <w:r w:rsidR="00AB06FD">
        <w:rPr>
          <w:rFonts w:cs="Times New Roman"/>
          <w:sz w:val="24"/>
          <w:szCs w:val="24"/>
        </w:rPr>
        <w:lastRenderedPageBreak/>
        <w:t xml:space="preserve">mostly </w:t>
      </w:r>
      <w:r w:rsidR="00C51A8A" w:rsidRPr="00FC59DA">
        <w:rPr>
          <w:rFonts w:cs="Times New Roman"/>
          <w:sz w:val="24"/>
          <w:szCs w:val="24"/>
        </w:rPr>
        <w:t>lower population levels</w:t>
      </w:r>
      <w:r w:rsidR="00AB06FD">
        <w:rPr>
          <w:rFonts w:cs="Times New Roman"/>
          <w:sz w:val="24"/>
          <w:szCs w:val="24"/>
        </w:rPr>
        <w:t xml:space="preserve">, </w:t>
      </w:r>
      <w:r w:rsidR="00C51A8A" w:rsidRPr="00FC59DA">
        <w:rPr>
          <w:rFonts w:cs="Times New Roman"/>
          <w:sz w:val="24"/>
          <w:szCs w:val="24"/>
        </w:rPr>
        <w:t>more favorable climate conditions</w:t>
      </w:r>
      <w:r w:rsidR="00AB06FD">
        <w:rPr>
          <w:rFonts w:cs="Times New Roman"/>
          <w:sz w:val="24"/>
          <w:szCs w:val="24"/>
        </w:rPr>
        <w:t>, and multiple water sustainability policy interventions</w:t>
      </w:r>
      <w:r w:rsidR="00C51A8A" w:rsidRPr="00FC59DA">
        <w:rPr>
          <w:rFonts w:cs="Times New Roman"/>
          <w:sz w:val="24"/>
          <w:szCs w:val="24"/>
        </w:rPr>
        <w:t xml:space="preserve">. </w:t>
      </w:r>
      <w:r w:rsidR="00AB06FD">
        <w:rPr>
          <w:rFonts w:cs="Times New Roman"/>
          <w:sz w:val="24"/>
          <w:szCs w:val="24"/>
        </w:rPr>
        <w:t xml:space="preserve"> </w:t>
      </w:r>
      <w:r w:rsidR="00AC5DED">
        <w:rPr>
          <w:rFonts w:cs="Times New Roman"/>
          <w:sz w:val="24"/>
          <w:szCs w:val="24"/>
        </w:rPr>
        <w:t xml:space="preserve"> </w:t>
      </w:r>
    </w:p>
    <w:p w14:paraId="0B8A7E94" w14:textId="0A3C0161" w:rsidR="004653CF" w:rsidRPr="00FC59DA" w:rsidRDefault="003C05F6" w:rsidP="00AA5862">
      <w:pPr>
        <w:keepNext/>
        <w:adjustRightInd w:val="0"/>
        <w:snapToGrid w:val="0"/>
        <w:spacing w:after="0" w:line="360" w:lineRule="auto"/>
        <w:jc w:val="center"/>
        <w:rPr>
          <w:rFonts w:cs="Times New Roman"/>
          <w:sz w:val="24"/>
          <w:szCs w:val="24"/>
        </w:rPr>
      </w:pPr>
      <w:r>
        <w:rPr>
          <w:rFonts w:cs="Times New Roman"/>
          <w:noProof/>
          <w:sz w:val="24"/>
          <w:szCs w:val="24"/>
        </w:rPr>
        <w:drawing>
          <wp:inline distT="0" distB="0" distL="0" distR="0" wp14:anchorId="249FEEE7" wp14:editId="07777777">
            <wp:extent cx="5945499" cy="3120189"/>
            <wp:effectExtent l="0" t="0" r="0" b="4445"/>
            <wp:docPr id="40173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7675" name="Picture 401737675"/>
                    <pic:cNvPicPr/>
                  </pic:nvPicPr>
                  <pic:blipFill>
                    <a:blip r:embed="rId13"/>
                    <a:srcRect l="4319" t="6718" r="3615" b="7387"/>
                    <a:stretch>
                      <a:fillRect/>
                    </a:stretch>
                  </pic:blipFill>
                  <pic:spPr bwMode="auto">
                    <a:xfrm>
                      <a:off x="0" y="0"/>
                      <a:ext cx="5962872" cy="3129306"/>
                    </a:xfrm>
                    <a:prstGeom prst="rect">
                      <a:avLst/>
                    </a:prstGeom>
                    <a:ln>
                      <a:noFill/>
                    </a:ln>
                    <a:extLst>
                      <a:ext uri="{53640926-AAD7-44D8-BBD7-CCE9431645EC}">
                        <a14:shadowObscured xmlns:a14="http://schemas.microsoft.com/office/drawing/2010/main"/>
                      </a:ext>
                    </a:extLst>
                  </pic:spPr>
                </pic:pic>
              </a:graphicData>
            </a:graphic>
          </wp:inline>
        </w:drawing>
      </w:r>
    </w:p>
    <w:p w14:paraId="5B26AAD6" w14:textId="5B5DBFE2" w:rsidR="004653CF" w:rsidRDefault="003C05F6" w:rsidP="00806D06">
      <w:pPr>
        <w:pStyle w:val="FigureCaption"/>
        <w:adjustRightInd w:val="0"/>
        <w:snapToGrid w:val="0"/>
        <w:spacing w:before="0" w:after="0" w:line="240" w:lineRule="auto"/>
        <w:rPr>
          <w:rFonts w:cs="Times New Roman"/>
          <w:color w:val="000000"/>
          <w:sz w:val="24"/>
          <w:szCs w:val="24"/>
        </w:rPr>
      </w:pPr>
      <w:r>
        <w:rPr>
          <w:rFonts w:cs="Times New Roman"/>
          <w:b/>
          <w:color w:val="000000"/>
          <w:sz w:val="24"/>
          <w:szCs w:val="24"/>
        </w:rPr>
        <w:t>Fig.</w:t>
      </w:r>
      <w:r w:rsidR="00C51A8A" w:rsidRPr="00FC59DA">
        <w:rPr>
          <w:rFonts w:cs="Times New Roman"/>
          <w:b/>
          <w:color w:val="000000"/>
          <w:sz w:val="24"/>
          <w:szCs w:val="24"/>
        </w:rPr>
        <w:t xml:space="preserve"> </w:t>
      </w:r>
      <w:proofErr w:type="gramStart"/>
      <w:r w:rsidR="00EC0500">
        <w:rPr>
          <w:rFonts w:cs="Times New Roman"/>
          <w:b/>
          <w:color w:val="000000"/>
          <w:sz w:val="24"/>
          <w:szCs w:val="24"/>
        </w:rPr>
        <w:t>3</w:t>
      </w:r>
      <w:r w:rsidR="0054410F">
        <w:rPr>
          <w:rFonts w:cs="Times New Roman"/>
          <w:b/>
          <w:color w:val="000000"/>
          <w:sz w:val="24"/>
          <w:szCs w:val="24"/>
        </w:rPr>
        <w:t xml:space="preserve"> </w:t>
      </w:r>
      <w:r w:rsidR="00C51A8A" w:rsidRPr="00FC59DA">
        <w:rPr>
          <w:rFonts w:cs="Times New Roman"/>
          <w:b/>
          <w:color w:val="000000"/>
          <w:sz w:val="24"/>
          <w:szCs w:val="24"/>
        </w:rPr>
        <w:t xml:space="preserve"> </w:t>
      </w:r>
      <w:r w:rsidR="00C51A8A" w:rsidRPr="00FC59DA">
        <w:rPr>
          <w:rFonts w:cs="Times New Roman"/>
          <w:color w:val="000000"/>
          <w:sz w:val="24"/>
          <w:szCs w:val="24"/>
        </w:rPr>
        <w:t>Frequency</w:t>
      </w:r>
      <w:proofErr w:type="gramEnd"/>
      <w:r w:rsidR="00C51A8A" w:rsidRPr="00FC59DA">
        <w:rPr>
          <w:rFonts w:cs="Times New Roman"/>
          <w:color w:val="000000"/>
          <w:sz w:val="24"/>
          <w:szCs w:val="24"/>
        </w:rPr>
        <w:t xml:space="preserve"> distribution of the groundwater</w:t>
      </w:r>
      <w:r w:rsidR="00BF6971">
        <w:rPr>
          <w:rFonts w:cs="Times New Roman"/>
          <w:color w:val="000000"/>
          <w:sz w:val="24"/>
          <w:szCs w:val="24"/>
        </w:rPr>
        <w:t xml:space="preserve"> </w:t>
      </w:r>
      <w:r w:rsidR="00C51A8A" w:rsidRPr="00FC59DA">
        <w:rPr>
          <w:rFonts w:cs="Times New Roman"/>
          <w:color w:val="000000"/>
          <w:sz w:val="24"/>
          <w:szCs w:val="24"/>
        </w:rPr>
        <w:t>sustainability indicator</w:t>
      </w:r>
      <w:r w:rsidR="00853C06">
        <w:rPr>
          <w:rFonts w:cs="Times New Roman"/>
          <w:color w:val="000000"/>
          <w:sz w:val="24"/>
          <w:szCs w:val="24"/>
        </w:rPr>
        <w:t xml:space="preserve"> (GSI)</w:t>
      </w:r>
      <w:r w:rsidR="00C51A8A" w:rsidRPr="00FC59DA">
        <w:rPr>
          <w:rFonts w:cs="Times New Roman"/>
          <w:color w:val="000000"/>
          <w:sz w:val="24"/>
          <w:szCs w:val="24"/>
        </w:rPr>
        <w:t xml:space="preserve"> across the 24,300 scenarios</w:t>
      </w:r>
      <w:r w:rsidR="00EE6F00">
        <w:rPr>
          <w:rFonts w:cs="Times New Roman"/>
          <w:color w:val="000000"/>
          <w:sz w:val="24"/>
          <w:szCs w:val="24"/>
        </w:rPr>
        <w:t xml:space="preserve"> based on </w:t>
      </w:r>
      <w:r w:rsidR="00EE6F00" w:rsidRPr="00FC59DA">
        <w:rPr>
          <w:rFonts w:cs="Times New Roman"/>
          <w:color w:val="000000"/>
          <w:sz w:val="24"/>
          <w:szCs w:val="24"/>
        </w:rPr>
        <w:t xml:space="preserve">WaterSim5 </w:t>
      </w:r>
      <w:r w:rsidR="00EE6F00">
        <w:rPr>
          <w:rFonts w:cs="Times New Roman"/>
          <w:color w:val="000000"/>
          <w:sz w:val="24"/>
          <w:szCs w:val="24"/>
        </w:rPr>
        <w:t>simulations from 2000 to 2060</w:t>
      </w:r>
      <w:r w:rsidR="00853C06">
        <w:rPr>
          <w:rFonts w:cs="Times New Roman"/>
          <w:color w:val="000000"/>
          <w:sz w:val="24"/>
          <w:szCs w:val="24"/>
        </w:rPr>
        <w:t>, where</w:t>
      </w:r>
      <w:r w:rsidR="00C51A8A" w:rsidRPr="00FC59DA">
        <w:rPr>
          <w:rFonts w:cs="Times New Roman"/>
          <w:color w:val="000000"/>
          <w:sz w:val="24"/>
          <w:szCs w:val="24"/>
        </w:rPr>
        <w:t xml:space="preserve"> </w:t>
      </w:r>
      <w:r w:rsidR="00853C06">
        <w:rPr>
          <w:rFonts w:cs="Times New Roman"/>
          <w:color w:val="000000"/>
          <w:sz w:val="24"/>
          <w:szCs w:val="24"/>
        </w:rPr>
        <w:t>GSI</w:t>
      </w:r>
      <w:r w:rsidR="00C23790" w:rsidRPr="00FC59DA">
        <w:rPr>
          <w:rFonts w:cs="Times New Roman"/>
          <w:color w:val="000000"/>
          <w:sz w:val="24"/>
          <w:szCs w:val="24"/>
        </w:rPr>
        <w:t xml:space="preserve"> </w:t>
      </w:r>
      <w:r w:rsidR="00C51A8A" w:rsidRPr="00FC59DA">
        <w:rPr>
          <w:rFonts w:cs="Times New Roman"/>
          <w:color w:val="000000"/>
          <w:sz w:val="24"/>
          <w:szCs w:val="24"/>
        </w:rPr>
        <w:t>is</w:t>
      </w:r>
      <w:r w:rsidR="00853C06">
        <w:rPr>
          <w:rFonts w:cs="Times New Roman"/>
          <w:color w:val="000000"/>
          <w:sz w:val="24"/>
          <w:szCs w:val="24"/>
        </w:rPr>
        <w:t xml:space="preserve"> </w:t>
      </w:r>
      <w:r w:rsidR="00C532FF">
        <w:rPr>
          <w:rFonts w:cs="Times New Roman"/>
          <w:color w:val="000000"/>
          <w:sz w:val="24"/>
          <w:szCs w:val="24"/>
        </w:rPr>
        <w:t xml:space="preserve">expressed </w:t>
      </w:r>
      <w:r w:rsidR="00853C06">
        <w:rPr>
          <w:rFonts w:cs="Times New Roman"/>
          <w:color w:val="000000"/>
          <w:sz w:val="24"/>
          <w:szCs w:val="24"/>
        </w:rPr>
        <w:t>as</w:t>
      </w:r>
      <w:r w:rsidR="00C51A8A" w:rsidRPr="00FC59DA">
        <w:rPr>
          <w:rFonts w:cs="Times New Roman"/>
          <w:color w:val="000000"/>
          <w:sz w:val="24"/>
          <w:szCs w:val="24"/>
        </w:rPr>
        <w:t xml:space="preserve"> the number of years groundwater </w:t>
      </w:r>
      <w:r w:rsidR="00C532FF">
        <w:rPr>
          <w:rFonts w:cs="Times New Roman"/>
          <w:color w:val="000000"/>
          <w:sz w:val="24"/>
          <w:szCs w:val="24"/>
        </w:rPr>
        <w:t>pumping can be sustained</w:t>
      </w:r>
      <w:r w:rsidR="00C51A8A" w:rsidRPr="00FC59DA">
        <w:rPr>
          <w:rFonts w:cs="Times New Roman"/>
          <w:color w:val="000000"/>
          <w:sz w:val="24"/>
          <w:szCs w:val="24"/>
        </w:rPr>
        <w:t xml:space="preserve"> at the end of the simulation</w:t>
      </w:r>
      <w:r w:rsidR="005D5BF2">
        <w:rPr>
          <w:rFonts w:cs="Times New Roman"/>
          <w:color w:val="000000"/>
          <w:sz w:val="24"/>
          <w:szCs w:val="24"/>
        </w:rPr>
        <w:t xml:space="preserve"> (2060)</w:t>
      </w:r>
      <w:r w:rsidR="00C51A8A" w:rsidRPr="00FC59DA">
        <w:rPr>
          <w:rFonts w:cs="Times New Roman"/>
          <w:color w:val="000000"/>
          <w:sz w:val="24"/>
          <w:szCs w:val="24"/>
        </w:rPr>
        <w:t xml:space="preserve">. </w:t>
      </w:r>
      <w:r w:rsidR="00C23790">
        <w:rPr>
          <w:rFonts w:cs="Times New Roman"/>
          <w:color w:val="000000"/>
          <w:sz w:val="24"/>
          <w:szCs w:val="24"/>
        </w:rPr>
        <w:t xml:space="preserve"> </w:t>
      </w:r>
      <w:r w:rsidR="00A47A04" w:rsidRPr="00A47A04">
        <w:rPr>
          <w:rFonts w:cs="Times New Roman"/>
          <w:color w:val="000000"/>
          <w:sz w:val="24"/>
          <w:szCs w:val="24"/>
        </w:rPr>
        <w:t>Scenario counts reflect the experimental setup, not the probability of future outcomes</w:t>
      </w:r>
      <w:r w:rsidR="00C23790">
        <w:rPr>
          <w:rFonts w:cs="Times New Roman"/>
          <w:color w:val="000000"/>
          <w:sz w:val="24"/>
          <w:szCs w:val="24"/>
        </w:rPr>
        <w:t>.</w:t>
      </w:r>
    </w:p>
    <w:p w14:paraId="7574C0FC" w14:textId="77777777" w:rsidR="00014F61" w:rsidRPr="00FC59DA" w:rsidRDefault="00014F61" w:rsidP="00014F61">
      <w:pPr>
        <w:pStyle w:val="FigureCaption"/>
        <w:adjustRightInd w:val="0"/>
        <w:snapToGrid w:val="0"/>
        <w:spacing w:before="0" w:after="0" w:line="360" w:lineRule="auto"/>
        <w:rPr>
          <w:rFonts w:cs="Times New Roman"/>
          <w:sz w:val="24"/>
          <w:szCs w:val="24"/>
        </w:rPr>
      </w:pPr>
    </w:p>
    <w:p w14:paraId="1B1C7D4F" w14:textId="77777777" w:rsidR="004653CF" w:rsidRPr="005A7AAF" w:rsidRDefault="003C05F6" w:rsidP="005A7AAF">
      <w:pPr>
        <w:pStyle w:val="Heading2"/>
      </w:pPr>
      <w:r w:rsidRPr="005A7AAF">
        <w:t xml:space="preserve">3.2 </w:t>
      </w:r>
      <w:r w:rsidR="00387235" w:rsidRPr="005A7AAF">
        <w:t>The overall form of the groundwater-constrained growth frontier</w:t>
      </w:r>
    </w:p>
    <w:p w14:paraId="6F1D1911" w14:textId="43F3F356" w:rsidR="00B53B80" w:rsidRDefault="003C05F6" w:rsidP="0018162A">
      <w:pPr>
        <w:widowControl w:val="0"/>
        <w:adjustRightInd w:val="0"/>
        <w:snapToGrid w:val="0"/>
        <w:spacing w:after="0" w:line="360" w:lineRule="auto"/>
        <w:rPr>
          <w:rFonts w:cs="Times New Roman"/>
          <w:sz w:val="24"/>
          <w:szCs w:val="24"/>
        </w:rPr>
      </w:pPr>
      <w:r>
        <w:rPr>
          <w:rFonts w:cs="Times New Roman"/>
          <w:sz w:val="24"/>
          <w:szCs w:val="24"/>
        </w:rPr>
        <w:t xml:space="preserve">The results of simulations show a strong, nonlinear tradeoff between population and GSI in 2060 (Fig. 4).  </w:t>
      </w:r>
      <w:ins w:id="42" w:author="Joshua Gilman" w:date="2026-10-09T14:10:00Z" w16du:dateUtc="2026-10-09T21:10:00Z">
        <w:r w:rsidR="00F2340B" w:rsidRPr="00F2340B">
          <w:rPr>
            <w:rFonts w:cs="Times New Roman"/>
            <w:sz w:val="24"/>
            <w:szCs w:val="24"/>
          </w:rPr>
          <w:t>Projected population declined as GSI increased, with the decline accelerating sharply once the GSI exceeded approximately 80 years</w:t>
        </w:r>
      </w:ins>
      <w:del w:id="43" w:author="Joshua Gilman" w:date="2026-10-09T14:10:00Z" w16du:dateUtc="2026-10-09T21:10:00Z">
        <w:r w:rsidR="00F04402" w:rsidDel="00F2340B">
          <w:rPr>
            <w:rFonts w:cs="Times New Roman"/>
            <w:sz w:val="24"/>
            <w:szCs w:val="24"/>
          </w:rPr>
          <w:delText>P</w:delText>
        </w:r>
        <w:r w:rsidDel="00F2340B">
          <w:rPr>
            <w:rFonts w:cs="Times New Roman"/>
            <w:sz w:val="24"/>
            <w:szCs w:val="24"/>
          </w:rPr>
          <w:delText>rojected p</w:delText>
        </w:r>
        <w:r w:rsidR="00C51A8A" w:rsidRPr="00FC59DA" w:rsidDel="00F2340B">
          <w:rPr>
            <w:rFonts w:cs="Times New Roman"/>
            <w:sz w:val="24"/>
            <w:szCs w:val="24"/>
          </w:rPr>
          <w:delText>opulation</w:delText>
        </w:r>
        <w:r w:rsidR="00D856E6" w:rsidDel="00F2340B">
          <w:rPr>
            <w:rFonts w:cs="Times New Roman"/>
            <w:sz w:val="24"/>
            <w:szCs w:val="24"/>
          </w:rPr>
          <w:delText xml:space="preserve"> </w:delText>
        </w:r>
        <w:r w:rsidR="00C11298" w:rsidDel="00F2340B">
          <w:rPr>
            <w:rFonts w:cs="Times New Roman"/>
            <w:sz w:val="24"/>
            <w:szCs w:val="24"/>
          </w:rPr>
          <w:delText xml:space="preserve">declined </w:delText>
        </w:r>
        <w:r w:rsidDel="00F2340B">
          <w:rPr>
            <w:rFonts w:cs="Times New Roman"/>
            <w:sz w:val="24"/>
            <w:szCs w:val="24"/>
          </w:rPr>
          <w:delText>under increasingly stringent standards for groundwater sustainability</w:delText>
        </w:r>
        <w:r w:rsidR="00C11298" w:rsidDel="00F2340B">
          <w:rPr>
            <w:rFonts w:cs="Times New Roman"/>
            <w:sz w:val="24"/>
            <w:szCs w:val="24"/>
          </w:rPr>
          <w:delText>,</w:delText>
        </w:r>
        <w:r w:rsidR="00D71784" w:rsidDel="00F2340B">
          <w:rPr>
            <w:rFonts w:cs="Times New Roman"/>
            <w:sz w:val="24"/>
            <w:szCs w:val="24"/>
          </w:rPr>
          <w:delText xml:space="preserve"> </w:delText>
        </w:r>
        <w:r w:rsidR="00C11298" w:rsidDel="00F2340B">
          <w:rPr>
            <w:rFonts w:cs="Times New Roman"/>
            <w:sz w:val="24"/>
            <w:szCs w:val="24"/>
          </w:rPr>
          <w:delText xml:space="preserve">with </w:delText>
        </w:r>
        <w:r w:rsidR="00A31CCD" w:rsidDel="00F2340B">
          <w:rPr>
            <w:rFonts w:cs="Times New Roman"/>
            <w:sz w:val="24"/>
            <w:szCs w:val="24"/>
          </w:rPr>
          <w:delText>the decline accelerating sharply</w:delText>
        </w:r>
        <w:r w:rsidR="00C11298" w:rsidDel="00F2340B">
          <w:rPr>
            <w:rFonts w:cs="Times New Roman"/>
            <w:sz w:val="24"/>
            <w:szCs w:val="24"/>
          </w:rPr>
          <w:delText xml:space="preserve"> </w:delText>
        </w:r>
        <w:r w:rsidR="000E2896" w:rsidDel="00F2340B">
          <w:rPr>
            <w:rFonts w:cs="Times New Roman"/>
            <w:sz w:val="24"/>
            <w:szCs w:val="24"/>
          </w:rPr>
          <w:delText>once</w:delText>
        </w:r>
        <w:r w:rsidR="00D71784" w:rsidDel="00F2340B">
          <w:rPr>
            <w:rFonts w:cs="Times New Roman"/>
            <w:sz w:val="24"/>
            <w:szCs w:val="24"/>
          </w:rPr>
          <w:delText xml:space="preserve"> </w:delText>
        </w:r>
        <w:r w:rsidR="002918C4" w:rsidDel="00F2340B">
          <w:rPr>
            <w:rFonts w:cs="Times New Roman"/>
            <w:sz w:val="24"/>
            <w:szCs w:val="24"/>
          </w:rPr>
          <w:delText>the GSI</w:delText>
        </w:r>
        <w:r w:rsidR="00C11298" w:rsidDel="00F2340B">
          <w:rPr>
            <w:rFonts w:cs="Times New Roman"/>
            <w:sz w:val="24"/>
            <w:szCs w:val="24"/>
          </w:rPr>
          <w:delText xml:space="preserve"> </w:delText>
        </w:r>
        <w:r w:rsidR="00592323" w:rsidDel="00F2340B">
          <w:rPr>
            <w:rFonts w:cs="Times New Roman"/>
            <w:sz w:val="24"/>
            <w:szCs w:val="24"/>
          </w:rPr>
          <w:delText>exceeded</w:delText>
        </w:r>
        <w:r w:rsidR="00CE200C" w:rsidDel="00F2340B">
          <w:rPr>
            <w:rFonts w:cs="Times New Roman"/>
            <w:sz w:val="24"/>
            <w:szCs w:val="24"/>
          </w:rPr>
          <w:delText xml:space="preserve"> </w:delText>
        </w:r>
        <w:r w:rsidR="00A31CCD" w:rsidDel="00F2340B">
          <w:rPr>
            <w:rFonts w:cs="Times New Roman"/>
            <w:sz w:val="24"/>
            <w:szCs w:val="24"/>
          </w:rPr>
          <w:delText>approximately</w:delText>
        </w:r>
        <w:r w:rsidR="00C51A8A" w:rsidRPr="00FC59DA" w:rsidDel="00F2340B">
          <w:rPr>
            <w:rFonts w:cs="Times New Roman"/>
            <w:sz w:val="24"/>
            <w:szCs w:val="24"/>
          </w:rPr>
          <w:delText xml:space="preserve"> </w:delText>
        </w:r>
        <w:r w:rsidR="00C11298" w:rsidDel="00F2340B">
          <w:rPr>
            <w:rFonts w:cs="Times New Roman"/>
            <w:sz w:val="24"/>
            <w:szCs w:val="24"/>
          </w:rPr>
          <w:delText>80</w:delText>
        </w:r>
        <w:r w:rsidR="00C51A8A" w:rsidRPr="00FC59DA" w:rsidDel="00F2340B">
          <w:rPr>
            <w:rFonts w:cs="Times New Roman"/>
            <w:sz w:val="24"/>
            <w:szCs w:val="24"/>
          </w:rPr>
          <w:delText xml:space="preserve"> years</w:delText>
        </w:r>
      </w:del>
      <w:r w:rsidR="00C51A8A" w:rsidRPr="00FC59DA">
        <w:rPr>
          <w:rFonts w:cs="Times New Roman"/>
          <w:sz w:val="24"/>
          <w:szCs w:val="24"/>
        </w:rPr>
        <w:t xml:space="preserve">. </w:t>
      </w:r>
      <w:r w:rsidR="00C32DC6">
        <w:rPr>
          <w:rFonts w:cs="Times New Roman"/>
          <w:sz w:val="24"/>
          <w:szCs w:val="24"/>
        </w:rPr>
        <w:t xml:space="preserve"> </w:t>
      </w:r>
      <w:r w:rsidR="00FD4535" w:rsidRPr="00FD4535">
        <w:rPr>
          <w:rFonts w:cs="Times New Roman"/>
          <w:sz w:val="24"/>
          <w:szCs w:val="24"/>
        </w:rPr>
        <w:t xml:space="preserve">The median population </w:t>
      </w:r>
      <w:r w:rsidR="00884F5B">
        <w:rPr>
          <w:rFonts w:cs="Times New Roman"/>
          <w:sz w:val="24"/>
          <w:szCs w:val="24"/>
        </w:rPr>
        <w:t>dropped</w:t>
      </w:r>
      <w:r w:rsidR="00FD4535" w:rsidRPr="00FD4535">
        <w:rPr>
          <w:rFonts w:cs="Times New Roman"/>
          <w:sz w:val="24"/>
          <w:szCs w:val="24"/>
        </w:rPr>
        <w:t xml:space="preserve"> from approximately 9.1 million at</w:t>
      </w:r>
      <w:r>
        <w:rPr>
          <w:rFonts w:cs="Times New Roman"/>
          <w:sz w:val="24"/>
          <w:szCs w:val="24"/>
        </w:rPr>
        <w:t xml:space="preserve"> a GSI value of</w:t>
      </w:r>
      <w:r w:rsidR="00FD4535" w:rsidRPr="00FD4535">
        <w:rPr>
          <w:rFonts w:cs="Times New Roman"/>
          <w:sz w:val="24"/>
          <w:szCs w:val="24"/>
        </w:rPr>
        <w:t xml:space="preserve"> 45 years to about 4.5 million at </w:t>
      </w:r>
      <w:r w:rsidR="000A0813">
        <w:rPr>
          <w:rFonts w:cs="Times New Roman"/>
          <w:sz w:val="24"/>
          <w:szCs w:val="24"/>
        </w:rPr>
        <w:t>a GSI value of 100 years</w:t>
      </w:r>
      <w:r w:rsidR="00FD4535" w:rsidRPr="00FD4535">
        <w:rPr>
          <w:rFonts w:cs="Times New Roman"/>
          <w:sz w:val="24"/>
          <w:szCs w:val="24"/>
        </w:rPr>
        <w:t xml:space="preserve">. </w:t>
      </w:r>
      <w:r w:rsidR="00697A95">
        <w:rPr>
          <w:rFonts w:cs="Times New Roman"/>
          <w:sz w:val="24"/>
          <w:szCs w:val="24"/>
        </w:rPr>
        <w:t xml:space="preserve"> </w:t>
      </w:r>
      <w:r>
        <w:rPr>
          <w:rFonts w:cs="Times New Roman"/>
          <w:sz w:val="24"/>
          <w:szCs w:val="24"/>
        </w:rPr>
        <w:t>Projected population also varied noticeably among scenarios at a given GSI value, as indicated by the vertical band in Fig. 4.</w:t>
      </w:r>
    </w:p>
    <w:p w14:paraId="2D180BE6" w14:textId="3D222E8E" w:rsidR="00944D1D" w:rsidRDefault="003C05F6" w:rsidP="0018162A">
      <w:pPr>
        <w:widowControl w:val="0"/>
        <w:adjustRightInd w:val="0"/>
        <w:snapToGrid w:val="0"/>
        <w:spacing w:after="0" w:line="360" w:lineRule="auto"/>
        <w:ind w:firstLine="720"/>
        <w:rPr>
          <w:rFonts w:cs="Times New Roman"/>
          <w:sz w:val="24"/>
          <w:szCs w:val="24"/>
        </w:rPr>
      </w:pPr>
      <w:r>
        <w:rPr>
          <w:rFonts w:cs="Times New Roman"/>
          <w:sz w:val="24"/>
          <w:szCs w:val="24"/>
        </w:rPr>
        <w:t>The</w:t>
      </w:r>
      <w:r w:rsidR="00FD4535" w:rsidRPr="00FD4535">
        <w:rPr>
          <w:rFonts w:cs="Times New Roman"/>
          <w:sz w:val="24"/>
          <w:szCs w:val="24"/>
        </w:rPr>
        <w:t xml:space="preserve"> fan-shaped pattern indicates that differences among climate and policy combinations become more consequential as </w:t>
      </w:r>
      <w:r w:rsidR="00FA1C46">
        <w:rPr>
          <w:rFonts w:cs="Times New Roman"/>
          <w:sz w:val="24"/>
          <w:szCs w:val="24"/>
        </w:rPr>
        <w:t>GSI</w:t>
      </w:r>
      <w:r w:rsidR="00FD4535" w:rsidRPr="00FD4535">
        <w:rPr>
          <w:rFonts w:cs="Times New Roman"/>
          <w:sz w:val="24"/>
          <w:szCs w:val="24"/>
        </w:rPr>
        <w:t xml:space="preserve"> increases, whereas the narrowing near 100 years reflects the smaller and more restricted set of scenarios capable of attaining that condition.</w:t>
      </w:r>
      <w:r w:rsidR="00DC017E">
        <w:rPr>
          <w:rFonts w:cs="Times New Roman"/>
          <w:sz w:val="24"/>
          <w:szCs w:val="24"/>
        </w:rPr>
        <w:t xml:space="preserve">  </w:t>
      </w:r>
      <w:r w:rsidR="00B827D4">
        <w:rPr>
          <w:rFonts w:cs="Times New Roman"/>
          <w:sz w:val="24"/>
          <w:szCs w:val="24"/>
        </w:rPr>
        <w:t xml:space="preserve">For GSI values at approximately 45-70 years, the relatively narrow bands indicate that scenarios producing such low </w:t>
      </w:r>
      <w:r w:rsidR="000A0813">
        <w:rPr>
          <w:rFonts w:cs="Times New Roman"/>
          <w:sz w:val="24"/>
          <w:szCs w:val="24"/>
        </w:rPr>
        <w:t>GSI values</w:t>
      </w:r>
      <w:r w:rsidR="00B827D4">
        <w:rPr>
          <w:rFonts w:cs="Times New Roman"/>
          <w:sz w:val="24"/>
          <w:szCs w:val="24"/>
        </w:rPr>
        <w:t xml:space="preserve"> generally converge</w:t>
      </w:r>
      <w:r w:rsidR="00840836">
        <w:rPr>
          <w:rFonts w:cs="Times New Roman"/>
          <w:sz w:val="24"/>
          <w:szCs w:val="24"/>
        </w:rPr>
        <w:t>d</w:t>
      </w:r>
      <w:r w:rsidR="00B827D4">
        <w:rPr>
          <w:rFonts w:cs="Times New Roman"/>
          <w:sz w:val="24"/>
          <w:szCs w:val="24"/>
        </w:rPr>
        <w:t xml:space="preserve"> on high</w:t>
      </w:r>
      <w:r w:rsidR="007A1DC4">
        <w:rPr>
          <w:rFonts w:cs="Times New Roman"/>
          <w:sz w:val="24"/>
          <w:szCs w:val="24"/>
        </w:rPr>
        <w:t xml:space="preserve"> </w:t>
      </w:r>
      <w:r w:rsidR="00B827D4">
        <w:rPr>
          <w:rFonts w:cs="Times New Roman"/>
          <w:sz w:val="24"/>
          <w:szCs w:val="24"/>
        </w:rPr>
        <w:t xml:space="preserve">population outcomes.  </w:t>
      </w:r>
      <w:r w:rsidR="003F05E4">
        <w:rPr>
          <w:rFonts w:cs="Times New Roman"/>
          <w:sz w:val="24"/>
          <w:szCs w:val="24"/>
        </w:rPr>
        <w:t xml:space="preserve">For GSI values </w:t>
      </w:r>
      <w:r w:rsidR="007168FE">
        <w:rPr>
          <w:rFonts w:cs="Times New Roman"/>
          <w:sz w:val="24"/>
          <w:szCs w:val="24"/>
        </w:rPr>
        <w:t>between 70 and 95</w:t>
      </w:r>
      <w:r w:rsidR="00C51A8A" w:rsidRPr="00FC59DA">
        <w:rPr>
          <w:rFonts w:cs="Times New Roman"/>
          <w:sz w:val="24"/>
          <w:szCs w:val="24"/>
        </w:rPr>
        <w:t xml:space="preserve">, </w:t>
      </w:r>
      <w:r w:rsidR="007168FE">
        <w:rPr>
          <w:rFonts w:cs="Times New Roman"/>
          <w:sz w:val="24"/>
          <w:szCs w:val="24"/>
        </w:rPr>
        <w:t xml:space="preserve">the </w:t>
      </w:r>
      <w:ins w:id="44" w:author="Joshua Gilman" w:date="2026-10-09T07:22:00Z" w16du:dateUtc="2026-10-09T14:22:00Z">
        <w:r w:rsidR="00EF145E" w:rsidRPr="00EF145E">
          <w:rPr>
            <w:rFonts w:cs="Times New Roman"/>
            <w:sz w:val="24"/>
            <w:szCs w:val="24"/>
          </w:rPr>
          <w:t xml:space="preserve">wide bands indicate that different combinations of population growth, climate </w:t>
        </w:r>
        <w:r w:rsidR="00EF145E" w:rsidRPr="00EF145E">
          <w:rPr>
            <w:rFonts w:cs="Times New Roman"/>
            <w:sz w:val="24"/>
            <w:szCs w:val="24"/>
          </w:rPr>
          <w:lastRenderedPageBreak/>
          <w:t>conditions, and water policies produced the same GSI values</w:t>
        </w:r>
      </w:ins>
      <w:del w:id="45" w:author="Joshua Gilman" w:date="2026-10-09T07:22:00Z" w16du:dateUtc="2026-10-09T14:22:00Z">
        <w:r w:rsidR="007168FE" w:rsidDel="00EF145E">
          <w:rPr>
            <w:rFonts w:cs="Times New Roman"/>
            <w:sz w:val="24"/>
            <w:szCs w:val="24"/>
          </w:rPr>
          <w:delText xml:space="preserve">wide bands indicate </w:delText>
        </w:r>
        <w:r w:rsidR="007168FE" w:rsidRPr="007168FE" w:rsidDel="00EF145E">
          <w:rPr>
            <w:rFonts w:cs="Times New Roman"/>
            <w:sz w:val="24"/>
            <w:szCs w:val="24"/>
          </w:rPr>
          <w:delText>that climate and policy combinations produce</w:delText>
        </w:r>
        <w:r w:rsidR="00840836" w:rsidDel="00EF145E">
          <w:rPr>
            <w:rFonts w:cs="Times New Roman"/>
            <w:sz w:val="24"/>
            <w:szCs w:val="24"/>
          </w:rPr>
          <w:delText>d</w:delText>
        </w:r>
        <w:r w:rsidR="007168FE" w:rsidRPr="007168FE" w:rsidDel="00EF145E">
          <w:rPr>
            <w:rFonts w:cs="Times New Roman"/>
            <w:sz w:val="24"/>
            <w:szCs w:val="24"/>
          </w:rPr>
          <w:delText xml:space="preserve"> increasingly different population outcomes at the same </w:delText>
        </w:r>
        <w:r w:rsidR="000A0813" w:rsidDel="00EF145E">
          <w:rPr>
            <w:rFonts w:cs="Times New Roman"/>
            <w:sz w:val="24"/>
            <w:szCs w:val="24"/>
          </w:rPr>
          <w:delText>GSI value</w:delText>
        </w:r>
      </w:del>
      <w:r w:rsidR="00472075">
        <w:rPr>
          <w:rFonts w:cs="Times New Roman"/>
          <w:sz w:val="24"/>
          <w:szCs w:val="24"/>
        </w:rPr>
        <w:t>.</w:t>
      </w:r>
      <w:r w:rsidR="00C51A8A" w:rsidRPr="00FC59DA">
        <w:rPr>
          <w:rFonts w:cs="Times New Roman"/>
          <w:sz w:val="24"/>
          <w:szCs w:val="24"/>
        </w:rPr>
        <w:t xml:space="preserve"> </w:t>
      </w:r>
      <w:r w:rsidR="003F05E4">
        <w:rPr>
          <w:rFonts w:cs="Times New Roman"/>
          <w:sz w:val="24"/>
          <w:szCs w:val="24"/>
        </w:rPr>
        <w:t xml:space="preserve"> </w:t>
      </w:r>
      <w:r w:rsidR="00A6494C">
        <w:rPr>
          <w:rFonts w:cs="Times New Roman"/>
          <w:sz w:val="24"/>
          <w:szCs w:val="24"/>
        </w:rPr>
        <w:t>A</w:t>
      </w:r>
      <w:r w:rsidR="00172CAF">
        <w:rPr>
          <w:rFonts w:cs="Times New Roman"/>
          <w:sz w:val="24"/>
          <w:szCs w:val="24"/>
        </w:rPr>
        <w:t>s</w:t>
      </w:r>
      <w:r w:rsidR="00A6494C">
        <w:rPr>
          <w:rFonts w:cs="Times New Roman"/>
          <w:sz w:val="24"/>
          <w:szCs w:val="24"/>
        </w:rPr>
        <w:t xml:space="preserve"> the GSI approached</w:t>
      </w:r>
      <w:r w:rsidR="00C51A8A" w:rsidRPr="00FC59DA">
        <w:rPr>
          <w:rFonts w:cs="Times New Roman"/>
          <w:sz w:val="24"/>
          <w:szCs w:val="24"/>
        </w:rPr>
        <w:t xml:space="preserve"> 100 years</w:t>
      </w:r>
      <w:r w:rsidR="00087CB9">
        <w:rPr>
          <w:rFonts w:cs="Times New Roman"/>
          <w:sz w:val="24"/>
          <w:szCs w:val="24"/>
        </w:rPr>
        <w:t xml:space="preserve">, </w:t>
      </w:r>
      <w:r w:rsidR="00180D1F" w:rsidRPr="00180D1F">
        <w:rPr>
          <w:rFonts w:cs="Times New Roman"/>
          <w:sz w:val="24"/>
          <w:szCs w:val="24"/>
        </w:rPr>
        <w:t xml:space="preserve">the </w:t>
      </w:r>
      <w:r w:rsidR="00C3280D">
        <w:rPr>
          <w:rFonts w:cs="Times New Roman"/>
          <w:sz w:val="24"/>
          <w:szCs w:val="24"/>
        </w:rPr>
        <w:t xml:space="preserve">contracted </w:t>
      </w:r>
      <w:r w:rsidR="00180D1F" w:rsidRPr="00180D1F">
        <w:rPr>
          <w:rFonts w:cs="Times New Roman"/>
          <w:sz w:val="24"/>
          <w:szCs w:val="24"/>
        </w:rPr>
        <w:t xml:space="preserve">bands </w:t>
      </w:r>
      <w:r w:rsidR="00C3280D">
        <w:rPr>
          <w:rFonts w:cs="Times New Roman"/>
          <w:sz w:val="24"/>
          <w:szCs w:val="24"/>
        </w:rPr>
        <w:t>indicate that</w:t>
      </w:r>
      <w:r w:rsidR="00180D1F" w:rsidRPr="00180D1F">
        <w:rPr>
          <w:rFonts w:cs="Times New Roman"/>
          <w:sz w:val="24"/>
          <w:szCs w:val="24"/>
        </w:rPr>
        <w:t xml:space="preserve"> only a subset of scenarios—generally involving lower populations and stronger water-management conditions—</w:t>
      </w:r>
      <w:r w:rsidR="00C60A3F">
        <w:rPr>
          <w:rFonts w:cs="Times New Roman"/>
          <w:sz w:val="24"/>
          <w:szCs w:val="24"/>
        </w:rPr>
        <w:t>attained GSI values near 100 years</w:t>
      </w:r>
      <w:r w:rsidR="00C51A8A" w:rsidRPr="00FC59DA">
        <w:rPr>
          <w:rFonts w:cs="Times New Roman"/>
          <w:sz w:val="24"/>
          <w:szCs w:val="24"/>
        </w:rPr>
        <w:t>.</w:t>
      </w:r>
      <w:r>
        <w:rPr>
          <w:rFonts w:cs="Times New Roman"/>
          <w:sz w:val="24"/>
          <w:szCs w:val="24"/>
        </w:rPr>
        <w:t xml:space="preserve">  </w:t>
      </w:r>
      <w:r w:rsidR="000269DA" w:rsidRPr="000269DA">
        <w:rPr>
          <w:rFonts w:cs="Times New Roman"/>
          <w:sz w:val="24"/>
          <w:szCs w:val="24"/>
        </w:rPr>
        <w:t xml:space="preserve">The </w:t>
      </w:r>
      <w:r w:rsidR="00AC1C9E">
        <w:rPr>
          <w:rFonts w:cs="Times New Roman"/>
          <w:sz w:val="24"/>
          <w:szCs w:val="24"/>
        </w:rPr>
        <w:t>local</w:t>
      </w:r>
      <w:r w:rsidR="000269DA" w:rsidRPr="000269DA">
        <w:rPr>
          <w:rFonts w:cs="Times New Roman"/>
          <w:sz w:val="24"/>
          <w:szCs w:val="24"/>
        </w:rPr>
        <w:t xml:space="preserve"> fluctuations in the median and distribution bands</w:t>
      </w:r>
      <w:r w:rsidR="00AC1C9E">
        <w:rPr>
          <w:rFonts w:cs="Times New Roman"/>
          <w:sz w:val="24"/>
          <w:szCs w:val="24"/>
        </w:rPr>
        <w:t>, particularly between about 55 and 80 years,</w:t>
      </w:r>
      <w:r w:rsidR="000269DA" w:rsidRPr="000269DA">
        <w:rPr>
          <w:rFonts w:cs="Times New Roman"/>
          <w:sz w:val="24"/>
          <w:szCs w:val="24"/>
        </w:rPr>
        <w:t xml:space="preserve"> reflect changes in the composition of scenarios at each </w:t>
      </w:r>
      <w:r w:rsidR="000A33F2">
        <w:rPr>
          <w:rFonts w:cs="Times New Roman"/>
          <w:sz w:val="24"/>
          <w:szCs w:val="24"/>
        </w:rPr>
        <w:t>GSI</w:t>
      </w:r>
      <w:r w:rsidR="000A33F2" w:rsidRPr="000269DA">
        <w:rPr>
          <w:rFonts w:cs="Times New Roman"/>
          <w:sz w:val="24"/>
          <w:szCs w:val="24"/>
        </w:rPr>
        <w:t xml:space="preserve"> </w:t>
      </w:r>
      <w:r w:rsidR="000269DA" w:rsidRPr="000269DA">
        <w:rPr>
          <w:rFonts w:cs="Times New Roman"/>
          <w:sz w:val="24"/>
          <w:szCs w:val="24"/>
        </w:rPr>
        <w:t xml:space="preserve">value, as well as discrete policy levels and nonlinear interactions </w:t>
      </w:r>
      <w:r w:rsidR="00652A84">
        <w:rPr>
          <w:rFonts w:cs="Times New Roman"/>
          <w:sz w:val="24"/>
          <w:szCs w:val="24"/>
        </w:rPr>
        <w:t>among the seven factors in Table 1</w:t>
      </w:r>
      <w:r w:rsidR="000269DA" w:rsidRPr="000269DA">
        <w:rPr>
          <w:rFonts w:cs="Times New Roman"/>
          <w:sz w:val="24"/>
          <w:szCs w:val="24"/>
        </w:rPr>
        <w:t xml:space="preserve">. </w:t>
      </w:r>
      <w:r w:rsidR="008A5004">
        <w:rPr>
          <w:rFonts w:cs="Times New Roman"/>
          <w:sz w:val="24"/>
          <w:szCs w:val="24"/>
        </w:rPr>
        <w:t xml:space="preserve"> </w:t>
      </w:r>
    </w:p>
    <w:p w14:paraId="0E8D46CE" w14:textId="3483BCA8" w:rsidR="004653CF" w:rsidRPr="00FC59DA" w:rsidRDefault="003C05F6" w:rsidP="00A35D16">
      <w:pPr>
        <w:keepNext/>
        <w:adjustRightInd w:val="0"/>
        <w:snapToGrid w:val="0"/>
        <w:spacing w:after="0" w:line="360" w:lineRule="auto"/>
        <w:jc w:val="center"/>
        <w:rPr>
          <w:rFonts w:cs="Times New Roman"/>
          <w:sz w:val="24"/>
          <w:szCs w:val="24"/>
        </w:rPr>
      </w:pPr>
      <w:r>
        <w:rPr>
          <w:rFonts w:cs="Times New Roman"/>
          <w:noProof/>
          <w:sz w:val="24"/>
          <w:szCs w:val="24"/>
        </w:rPr>
        <w:drawing>
          <wp:inline distT="0" distB="0" distL="0" distR="0" wp14:anchorId="3450400C" wp14:editId="07777777">
            <wp:extent cx="5807242" cy="3592120"/>
            <wp:effectExtent l="0" t="0" r="0" b="2540"/>
            <wp:docPr id="196387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227" name="Picture 196387227"/>
                    <pic:cNvPicPr/>
                  </pic:nvPicPr>
                  <pic:blipFill>
                    <a:blip r:embed="rId14"/>
                    <a:srcRect l="4049" t="4558" r="9160"/>
                    <a:stretch>
                      <a:fillRect/>
                    </a:stretch>
                  </pic:blipFill>
                  <pic:spPr bwMode="auto">
                    <a:xfrm>
                      <a:off x="0" y="0"/>
                      <a:ext cx="5825570" cy="3603457"/>
                    </a:xfrm>
                    <a:prstGeom prst="rect">
                      <a:avLst/>
                    </a:prstGeom>
                    <a:ln>
                      <a:noFill/>
                    </a:ln>
                    <a:extLst>
                      <a:ext uri="{53640926-AAD7-44D8-BBD7-CCE9431645EC}">
                        <a14:shadowObscured xmlns:a14="http://schemas.microsoft.com/office/drawing/2010/main"/>
                      </a:ext>
                    </a:extLst>
                  </pic:spPr>
                </pic:pic>
              </a:graphicData>
            </a:graphic>
          </wp:inline>
        </w:drawing>
      </w:r>
    </w:p>
    <w:p w14:paraId="5CE214EA" w14:textId="05C4510A" w:rsidR="00566601" w:rsidRDefault="003C05F6" w:rsidP="000006BB">
      <w:pPr>
        <w:pStyle w:val="FigureCaption"/>
        <w:adjustRightInd w:val="0"/>
        <w:snapToGrid w:val="0"/>
        <w:spacing w:before="0" w:after="0" w:line="240" w:lineRule="auto"/>
        <w:rPr>
          <w:rFonts w:cs="Times New Roman"/>
          <w:color w:val="000000"/>
          <w:sz w:val="24"/>
          <w:szCs w:val="24"/>
        </w:rPr>
      </w:pPr>
      <w:r>
        <w:rPr>
          <w:rFonts w:cs="Times New Roman"/>
          <w:b/>
          <w:color w:val="000000"/>
          <w:sz w:val="24"/>
          <w:szCs w:val="24"/>
        </w:rPr>
        <w:t>Fig.</w:t>
      </w:r>
      <w:r w:rsidR="00C51A8A" w:rsidRPr="00FC59DA">
        <w:rPr>
          <w:rFonts w:cs="Times New Roman"/>
          <w:b/>
          <w:color w:val="000000"/>
          <w:sz w:val="24"/>
          <w:szCs w:val="24"/>
        </w:rPr>
        <w:t xml:space="preserve"> </w:t>
      </w:r>
      <w:proofErr w:type="gramStart"/>
      <w:r w:rsidR="00EC0500">
        <w:rPr>
          <w:rFonts w:cs="Times New Roman"/>
          <w:b/>
          <w:color w:val="000000"/>
          <w:sz w:val="24"/>
          <w:szCs w:val="24"/>
        </w:rPr>
        <w:t>4</w:t>
      </w:r>
      <w:r>
        <w:rPr>
          <w:rFonts w:cs="Times New Roman"/>
          <w:b/>
          <w:color w:val="000000"/>
          <w:sz w:val="24"/>
          <w:szCs w:val="24"/>
        </w:rPr>
        <w:t xml:space="preserve">  </w:t>
      </w:r>
      <w:r w:rsidR="00C51A8A" w:rsidRPr="00FC59DA">
        <w:rPr>
          <w:rFonts w:cs="Times New Roman"/>
          <w:color w:val="000000"/>
          <w:sz w:val="24"/>
          <w:szCs w:val="24"/>
        </w:rPr>
        <w:t>Groundwater</w:t>
      </w:r>
      <w:proofErr w:type="gramEnd"/>
      <w:r w:rsidR="00C51A8A" w:rsidRPr="00FC59DA">
        <w:rPr>
          <w:rFonts w:cs="Times New Roman"/>
          <w:color w:val="000000"/>
          <w:sz w:val="24"/>
          <w:szCs w:val="24"/>
        </w:rPr>
        <w:t xml:space="preserve">-constrained growth frontier across the full scenario ensemble. </w:t>
      </w:r>
      <w:r w:rsidR="000C1CBA">
        <w:rPr>
          <w:rFonts w:cs="Times New Roman"/>
          <w:color w:val="000000"/>
          <w:sz w:val="24"/>
          <w:szCs w:val="24"/>
        </w:rPr>
        <w:t xml:space="preserve"> </w:t>
      </w:r>
      <w:r w:rsidR="00C51A8A" w:rsidRPr="00FC59DA">
        <w:rPr>
          <w:rFonts w:cs="Times New Roman"/>
          <w:color w:val="000000"/>
          <w:sz w:val="24"/>
          <w:szCs w:val="24"/>
        </w:rPr>
        <w:t xml:space="preserve">The solid red line is the median projected population; the dark band is the interquartile range; and the light band is the full modeled range at each </w:t>
      </w:r>
      <w:r w:rsidR="00C532FF">
        <w:rPr>
          <w:rFonts w:cs="Times New Roman"/>
          <w:color w:val="000000"/>
          <w:sz w:val="24"/>
          <w:szCs w:val="24"/>
        </w:rPr>
        <w:t>GSI value</w:t>
      </w:r>
      <w:r w:rsidR="008B4C6E">
        <w:rPr>
          <w:rFonts w:cs="Times New Roman"/>
          <w:color w:val="000000"/>
          <w:sz w:val="24"/>
          <w:szCs w:val="24"/>
        </w:rPr>
        <w:t xml:space="preserve"> (not a confidence interval)</w:t>
      </w:r>
      <w:r w:rsidR="00C51A8A" w:rsidRPr="00FC59DA">
        <w:rPr>
          <w:rFonts w:cs="Times New Roman"/>
          <w:color w:val="000000"/>
          <w:sz w:val="24"/>
          <w:szCs w:val="24"/>
        </w:rPr>
        <w:t>.</w:t>
      </w:r>
      <w:r w:rsidR="00364F56">
        <w:rPr>
          <w:rFonts w:cs="Times New Roman"/>
          <w:color w:val="000000"/>
          <w:sz w:val="24"/>
          <w:szCs w:val="24"/>
        </w:rPr>
        <w:t xml:space="preserve">  The vertical band width represents the spread of projected population values (not the number of scenarios).</w:t>
      </w:r>
    </w:p>
    <w:p w14:paraId="68494B2B" w14:textId="77777777" w:rsidR="0093244D" w:rsidRPr="00FC59DA" w:rsidRDefault="0093244D" w:rsidP="00372206">
      <w:pPr>
        <w:pStyle w:val="FigureCaption"/>
        <w:adjustRightInd w:val="0"/>
        <w:snapToGrid w:val="0"/>
        <w:spacing w:before="0" w:after="0" w:line="360" w:lineRule="auto"/>
        <w:ind w:firstLine="720"/>
        <w:rPr>
          <w:rFonts w:cs="Times New Roman"/>
          <w:sz w:val="24"/>
          <w:szCs w:val="24"/>
        </w:rPr>
      </w:pPr>
    </w:p>
    <w:p w14:paraId="5ED59B9E" w14:textId="77777777" w:rsidR="004653CF" w:rsidRPr="005A7AAF" w:rsidRDefault="003C05F6" w:rsidP="005A7AAF">
      <w:pPr>
        <w:pStyle w:val="Heading2"/>
      </w:pPr>
      <w:r w:rsidRPr="005A7AAF">
        <w:t>3.3</w:t>
      </w:r>
      <w:r w:rsidR="009643C7" w:rsidRPr="005A7AAF">
        <w:t xml:space="preserve"> </w:t>
      </w:r>
      <w:r w:rsidR="0063073D" w:rsidRPr="005A7AAF">
        <w:t>C</w:t>
      </w:r>
      <w:r w:rsidR="00B01D21" w:rsidRPr="005A7AAF">
        <w:t xml:space="preserve">limate and policy </w:t>
      </w:r>
      <w:r w:rsidR="0063073D" w:rsidRPr="005A7AAF">
        <w:t xml:space="preserve">influences on the </w:t>
      </w:r>
      <w:r w:rsidR="000423E2" w:rsidRPr="005A7AAF">
        <w:t xml:space="preserve">groundwater-constrained </w:t>
      </w:r>
      <w:r w:rsidR="0063073D" w:rsidRPr="005A7AAF">
        <w:t xml:space="preserve">growth frontier </w:t>
      </w:r>
    </w:p>
    <w:p w14:paraId="4FC6B864" w14:textId="5B49BD45" w:rsidR="00542E87" w:rsidRPr="00C04013" w:rsidRDefault="008400C4">
      <w:pPr>
        <w:pStyle w:val="Heading3"/>
        <w:rPr>
          <w:ins w:id="46" w:author="Joshua Gilman" w:date="2026-10-09T06:38:00Z" w16du:dateUtc="2026-10-09T13:38:00Z"/>
        </w:rPr>
        <w:pPrChange w:id="47" w:author="Joshua Gilman" w:date="2026-10-09T10:26:00Z" w16du:dateUtc="2026-10-09T17:26:00Z">
          <w:pPr/>
        </w:pPrChange>
      </w:pPr>
      <w:ins w:id="48" w:author="Joshua Gilman" w:date="2026-10-09T10:26:00Z" w16du:dateUtc="2026-10-09T17:26:00Z">
        <w:r>
          <w:t>3.3.1 Differences in maximum supportable population across water policies</w:t>
        </w:r>
      </w:ins>
    </w:p>
    <w:p w14:paraId="7C4A3FD4" w14:textId="235A0D93" w:rsidR="00C90881" w:rsidRPr="00C04013" w:rsidRDefault="006368A7" w:rsidP="00A831C3">
      <w:pPr>
        <w:rPr>
          <w:ins w:id="49" w:author="Joshua Gilman" w:date="2026-10-09T07:51:00Z" w16du:dateUtc="2026-10-09T14:51:00Z"/>
          <w:sz w:val="24"/>
          <w:szCs w:val="24"/>
        </w:rPr>
      </w:pPr>
      <w:ins w:id="50" w:author="Joshua Gilman" w:date="2026-10-09T06:38:00Z" w16du:dateUtc="2026-10-09T13:38:00Z">
        <w:r w:rsidRPr="00C04013">
          <w:rPr>
            <w:sz w:val="24"/>
            <w:szCs w:val="24"/>
          </w:rPr>
          <w:t>Across increas</w:t>
        </w:r>
      </w:ins>
      <w:ins w:id="51" w:author="Joshua Gilman" w:date="2026-10-09T06:39:00Z" w16du:dateUtc="2026-10-09T13:39:00Z">
        <w:r w:rsidRPr="00C04013">
          <w:rPr>
            <w:sz w:val="24"/>
            <w:szCs w:val="24"/>
          </w:rPr>
          <w:t>ingly stringent [minimum] groundwater sustainability requirements, the [median] [maximum] supportable population decreased</w:t>
        </w:r>
      </w:ins>
      <w:ins w:id="52" w:author="Joshua Gilman" w:date="2026-10-09T06:40:00Z" w16du:dateUtc="2026-10-09T13:40:00Z">
        <w:r w:rsidRPr="00C04013">
          <w:rPr>
            <w:sz w:val="24"/>
            <w:szCs w:val="24"/>
          </w:rPr>
          <w:t xml:space="preserve"> [for all tested</w:t>
        </w:r>
      </w:ins>
      <w:ins w:id="53" w:author="Joshua Gilman" w:date="2026-10-09T06:52:00Z" w16du:dateUtc="2026-10-09T13:52:00Z">
        <w:r w:rsidR="00A831C3" w:rsidRPr="00C04013">
          <w:rPr>
            <w:sz w:val="24"/>
            <w:szCs w:val="24"/>
          </w:rPr>
          <w:t xml:space="preserve"> climate and policy</w:t>
        </w:r>
      </w:ins>
      <w:ins w:id="54" w:author="Joshua Gilman" w:date="2026-10-09T06:40:00Z" w16du:dateUtc="2026-10-09T13:40:00Z">
        <w:r w:rsidRPr="00C04013">
          <w:rPr>
            <w:sz w:val="24"/>
            <w:szCs w:val="24"/>
          </w:rPr>
          <w:t xml:space="preserve"> experimental factors]</w:t>
        </w:r>
      </w:ins>
      <w:ins w:id="55" w:author="Joshua Gilman" w:date="2026-10-09T06:39:00Z" w16du:dateUtc="2026-10-09T13:39:00Z">
        <w:r w:rsidRPr="00C04013">
          <w:rPr>
            <w:sz w:val="24"/>
            <w:szCs w:val="24"/>
          </w:rPr>
          <w:t xml:space="preserve"> (Fig. 5)</w:t>
        </w:r>
      </w:ins>
      <w:ins w:id="56" w:author="Joshua Gilman" w:date="2026-10-09T06:54:00Z" w16du:dateUtc="2026-10-09T13:54:00Z">
        <w:r w:rsidR="00A831C3" w:rsidRPr="00C04013">
          <w:rPr>
            <w:sz w:val="24"/>
            <w:szCs w:val="24"/>
          </w:rPr>
          <w:t>, retaining the same inverse relationship</w:t>
        </w:r>
      </w:ins>
      <w:ins w:id="57" w:author="Joshua Gilman" w:date="2026-10-09T07:50:00Z" w16du:dateUtc="2026-10-09T14:50:00Z">
        <w:r w:rsidR="00CD1D72" w:rsidRPr="00C04013">
          <w:rPr>
            <w:sz w:val="24"/>
            <w:szCs w:val="24"/>
          </w:rPr>
          <w:t xml:space="preserve"> between population and GSI that</w:t>
        </w:r>
      </w:ins>
      <w:ins w:id="58" w:author="Joshua Gilman" w:date="2026-10-09T06:55:00Z" w16du:dateUtc="2026-10-09T13:55:00Z">
        <w:r w:rsidR="00A831C3" w:rsidRPr="00C04013">
          <w:rPr>
            <w:sz w:val="24"/>
            <w:szCs w:val="24"/>
          </w:rPr>
          <w:t xml:space="preserve"> </w:t>
        </w:r>
      </w:ins>
      <w:ins w:id="59" w:author="Joshua Gilman" w:date="2026-10-09T07:02:00Z" w16du:dateUtc="2026-10-09T14:02:00Z">
        <w:r w:rsidR="00294E8F" w:rsidRPr="00C04013">
          <w:rPr>
            <w:sz w:val="24"/>
            <w:szCs w:val="24"/>
          </w:rPr>
          <w:t>[</w:t>
        </w:r>
      </w:ins>
      <w:ins w:id="60" w:author="Joshua Gilman" w:date="2026-10-09T07:50:00Z" w16du:dateUtc="2026-10-09T14:50:00Z">
        <w:r w:rsidR="00CD1D72" w:rsidRPr="00C04013">
          <w:rPr>
            <w:sz w:val="24"/>
            <w:szCs w:val="24"/>
          </w:rPr>
          <w:t>defined</w:t>
        </w:r>
      </w:ins>
      <w:ins w:id="61" w:author="Joshua Gilman" w:date="2026-10-09T07:02:00Z" w16du:dateUtc="2026-10-09T14:02:00Z">
        <w:r w:rsidR="00294E8F" w:rsidRPr="00C04013">
          <w:rPr>
            <w:sz w:val="24"/>
            <w:szCs w:val="24"/>
          </w:rPr>
          <w:t xml:space="preserve"> the growth frontier]</w:t>
        </w:r>
      </w:ins>
      <w:ins w:id="62" w:author="Joshua Gilman" w:date="2026-10-09T06:55:00Z" w16du:dateUtc="2026-10-09T13:55:00Z">
        <w:r w:rsidR="00A831C3" w:rsidRPr="00C04013">
          <w:rPr>
            <w:sz w:val="24"/>
            <w:szCs w:val="24"/>
          </w:rPr>
          <w:t xml:space="preserve"> in Fig. 4.</w:t>
        </w:r>
      </w:ins>
      <w:ins w:id="63" w:author="Joshua Gilman" w:date="2026-10-09T06:56:00Z" w16du:dateUtc="2026-10-09T13:56:00Z">
        <w:r w:rsidR="00A831C3" w:rsidRPr="00C04013">
          <w:rPr>
            <w:sz w:val="24"/>
            <w:szCs w:val="24"/>
          </w:rPr>
          <w:t xml:space="preserve">  </w:t>
        </w:r>
      </w:ins>
      <w:ins w:id="64" w:author="Joshua Gilman" w:date="2026-10-09T07:17:00Z" w16du:dateUtc="2026-10-09T14:17:00Z">
        <w:r w:rsidR="004F403E" w:rsidRPr="00C04013">
          <w:rPr>
            <w:sz w:val="24"/>
            <w:szCs w:val="24"/>
          </w:rPr>
          <w:t>The shaded ribb</w:t>
        </w:r>
      </w:ins>
      <w:ins w:id="65" w:author="Joshua Gilman" w:date="2026-10-09T07:18:00Z" w16du:dateUtc="2026-10-09T14:18:00Z">
        <w:r w:rsidR="004F403E" w:rsidRPr="00C04013">
          <w:rPr>
            <w:sz w:val="24"/>
            <w:szCs w:val="24"/>
          </w:rPr>
          <w:t>ons</w:t>
        </w:r>
      </w:ins>
      <w:ins w:id="66" w:author="Joshua Gilman" w:date="2026-10-09T07:22:00Z" w16du:dateUtc="2026-10-09T14:22:00Z">
        <w:r w:rsidR="00670C0B" w:rsidRPr="00C04013">
          <w:rPr>
            <w:sz w:val="24"/>
            <w:szCs w:val="24"/>
          </w:rPr>
          <w:t xml:space="preserve"> show that the m</w:t>
        </w:r>
      </w:ins>
      <w:ins w:id="67" w:author="Joshua Gilman" w:date="2026-10-09T07:23:00Z" w16du:dateUtc="2026-10-09T14:23:00Z">
        <w:r w:rsidR="00670C0B" w:rsidRPr="00C04013">
          <w:rPr>
            <w:sz w:val="24"/>
            <w:szCs w:val="24"/>
          </w:rPr>
          <w:t xml:space="preserve">aximum supportable population varied across climate–policy combinations, even under the same minimum </w:t>
        </w:r>
        <w:r w:rsidR="00670C0B" w:rsidRPr="00C04013">
          <w:rPr>
            <w:sz w:val="24"/>
            <w:szCs w:val="24"/>
          </w:rPr>
          <w:lastRenderedPageBreak/>
          <w:t>groundwater sustainability requirements</w:t>
        </w:r>
      </w:ins>
      <w:ins w:id="68" w:author="Joshua Gilman" w:date="2026-10-09T07:18:00Z" w16du:dateUtc="2026-10-09T14:18:00Z">
        <w:r w:rsidR="004F403E" w:rsidRPr="00C04013">
          <w:rPr>
            <w:sz w:val="24"/>
            <w:szCs w:val="24"/>
          </w:rPr>
          <w:t>.</w:t>
        </w:r>
      </w:ins>
      <w:ins w:id="69" w:author="Joshua Gilman" w:date="2026-10-09T07:07:00Z" w16du:dateUtc="2026-10-09T14:07:00Z">
        <w:r w:rsidR="00802871" w:rsidRPr="00C04013">
          <w:rPr>
            <w:sz w:val="24"/>
            <w:szCs w:val="24"/>
          </w:rPr>
          <w:t xml:space="preserve">  </w:t>
        </w:r>
      </w:ins>
      <w:ins w:id="70" w:author="Joshua Gilman" w:date="2026-10-09T07:48:00Z" w16du:dateUtc="2026-10-09T14:48:00Z">
        <w:r w:rsidR="00CD1D72" w:rsidRPr="00C04013">
          <w:rPr>
            <w:sz w:val="24"/>
            <w:szCs w:val="24"/>
          </w:rPr>
          <w:t xml:space="preserve">This variation generally decreased as minimum groundwater sustainability requirements </w:t>
        </w:r>
      </w:ins>
      <w:ins w:id="71" w:author="Joshua Gilman" w:date="2026-10-09T07:49:00Z" w16du:dateUtc="2026-10-09T14:49:00Z">
        <w:r w:rsidR="00CD1D72" w:rsidRPr="00C04013">
          <w:rPr>
            <w:sz w:val="24"/>
            <w:szCs w:val="24"/>
          </w:rPr>
          <w:t>became more stringent.  The position of the growth frontier</w:t>
        </w:r>
      </w:ins>
      <w:ins w:id="72" w:author="Joshua Gilman" w:date="2026-10-09T07:51:00Z" w16du:dateUtc="2026-10-09T14:51:00Z">
        <w:r w:rsidR="00836C8A" w:rsidRPr="00C04013">
          <w:rPr>
            <w:sz w:val="24"/>
            <w:szCs w:val="24"/>
          </w:rPr>
          <w:t xml:space="preserve"> also differed across experimental factors. </w:t>
        </w:r>
      </w:ins>
    </w:p>
    <w:p w14:paraId="102DD63D" w14:textId="2F4B9BE0" w:rsidR="00F670D5" w:rsidRPr="00C04013" w:rsidRDefault="00F670D5" w:rsidP="00A831C3">
      <w:pPr>
        <w:rPr>
          <w:ins w:id="73" w:author="Joshua Gilman" w:date="2026-10-09T08:17:00Z" w16du:dateUtc="2026-10-09T15:17:00Z"/>
          <w:sz w:val="24"/>
          <w:szCs w:val="24"/>
        </w:rPr>
      </w:pPr>
      <w:ins w:id="74" w:author="Joshua Gilman" w:date="2026-10-09T07:51:00Z" w16du:dateUtc="2026-10-09T14:51:00Z">
        <w:r w:rsidRPr="00C04013">
          <w:rPr>
            <w:sz w:val="24"/>
            <w:szCs w:val="24"/>
          </w:rPr>
          <w:tab/>
        </w:r>
      </w:ins>
      <w:ins w:id="75" w:author="Joshua Gilman" w:date="2026-10-09T08:08:00Z" w16du:dateUtc="2026-10-09T15:08:00Z">
        <w:r w:rsidR="004D165C" w:rsidRPr="00C04013">
          <w:rPr>
            <w:sz w:val="24"/>
            <w:szCs w:val="24"/>
          </w:rPr>
          <w:t>Increasing the percentage of agricultural water transferred to the municipal sector consistently raised the median maximum supportable population across the entire</w:t>
        </w:r>
      </w:ins>
      <w:ins w:id="76" w:author="Joshua Gilman" w:date="2026-10-09T08:09:00Z" w16du:dateUtc="2026-10-09T15:09:00Z">
        <w:r w:rsidR="004D165C" w:rsidRPr="00C04013">
          <w:rPr>
            <w:sz w:val="24"/>
            <w:szCs w:val="24"/>
          </w:rPr>
          <w:t xml:space="preserve"> range of minimum groundwater sustainability </w:t>
        </w:r>
      </w:ins>
      <w:ins w:id="77" w:author="Joshua Gilman" w:date="2026-10-09T08:12:00Z" w16du:dateUtc="2026-10-09T15:12:00Z">
        <w:r w:rsidR="004D165C" w:rsidRPr="00C04013">
          <w:rPr>
            <w:sz w:val="24"/>
            <w:szCs w:val="24"/>
          </w:rPr>
          <w:t>requirements</w:t>
        </w:r>
      </w:ins>
      <w:ins w:id="78" w:author="Joshua Gilman" w:date="2026-10-09T08:13:00Z" w16du:dateUtc="2026-10-09T15:13:00Z">
        <w:r w:rsidR="004D165C" w:rsidRPr="00C04013">
          <w:rPr>
            <w:sz w:val="24"/>
            <w:szCs w:val="24"/>
          </w:rPr>
          <w:t xml:space="preserve"> (Fig. 5).  Across all experimental factors, agricultural water transfer produced the clearest and largest expansion of the growth frontier, with</w:t>
        </w:r>
      </w:ins>
      <w:ins w:id="79" w:author="Joshua Gilman" w:date="2026-10-09T08:14:00Z" w16du:dateUtc="2026-10-09T15:14:00Z">
        <w:r w:rsidR="006C096E" w:rsidRPr="00C04013">
          <w:rPr>
            <w:sz w:val="24"/>
            <w:szCs w:val="24"/>
          </w:rPr>
          <w:t xml:space="preserve"> an approximate</w:t>
        </w:r>
      </w:ins>
      <w:ins w:id="80" w:author="Joshua Gilman" w:date="2026-10-09T08:13:00Z" w16du:dateUtc="2026-10-09T15:13:00Z">
        <w:r w:rsidR="004D165C" w:rsidRPr="00C04013">
          <w:rPr>
            <w:sz w:val="24"/>
            <w:szCs w:val="24"/>
          </w:rPr>
          <w:t xml:space="preserve"> 1.3 million </w:t>
        </w:r>
      </w:ins>
      <w:ins w:id="81" w:author="Joshua Gilman" w:date="2026-10-09T08:14:00Z" w16du:dateUtc="2026-10-09T15:14:00Z">
        <w:r w:rsidR="004D165C" w:rsidRPr="00C04013">
          <w:rPr>
            <w:sz w:val="24"/>
            <w:szCs w:val="24"/>
          </w:rPr>
          <w:t xml:space="preserve">difference in median supportable population between 0% and 100% transfer at </w:t>
        </w:r>
        <w:r w:rsidR="006C096E" w:rsidRPr="00C04013">
          <w:rPr>
            <w:sz w:val="24"/>
            <w:szCs w:val="24"/>
          </w:rPr>
          <w:t xml:space="preserve">the 79-year threshold.  </w:t>
        </w:r>
      </w:ins>
      <w:ins w:id="82" w:author="Joshua Gilman" w:date="2026-10-09T08:15:00Z" w16du:dateUtc="2026-10-09T15:15:00Z">
        <w:r w:rsidR="006C096E" w:rsidRPr="00C04013">
          <w:rPr>
            <w:sz w:val="24"/>
            <w:szCs w:val="24"/>
          </w:rPr>
          <w:t xml:space="preserve">Although the separation persisted, </w:t>
        </w:r>
      </w:ins>
      <w:ins w:id="83" w:author="Joshua Gilman" w:date="2026-10-09T08:16:00Z" w16du:dateUtc="2026-10-09T15:16:00Z">
        <w:r w:rsidR="006C096E" w:rsidRPr="00C04013">
          <w:rPr>
            <w:sz w:val="24"/>
            <w:szCs w:val="24"/>
          </w:rPr>
          <w:t xml:space="preserve">the </w:t>
        </w:r>
      </w:ins>
      <w:ins w:id="84" w:author="Joshua Gilman" w:date="2026-10-09T08:15:00Z" w16du:dateUtc="2026-10-09T15:15:00Z">
        <w:r w:rsidR="006C096E" w:rsidRPr="00C04013">
          <w:rPr>
            <w:sz w:val="24"/>
            <w:szCs w:val="24"/>
          </w:rPr>
          <w:t xml:space="preserve">differences among factor levels diminished somewhat </w:t>
        </w:r>
      </w:ins>
      <w:ins w:id="85" w:author="Joshua Gilman" w:date="2026-10-09T08:16:00Z" w16du:dateUtc="2026-10-09T15:16:00Z">
        <w:r w:rsidR="006C096E" w:rsidRPr="00C04013">
          <w:rPr>
            <w:sz w:val="24"/>
            <w:szCs w:val="24"/>
          </w:rPr>
          <w:t>as the minimum groundwater sustainability requirement increased.</w:t>
        </w:r>
      </w:ins>
    </w:p>
    <w:p w14:paraId="00EB59E8" w14:textId="1407408A" w:rsidR="005B5AD8" w:rsidRPr="00C04013" w:rsidRDefault="005B5AD8" w:rsidP="00A831C3">
      <w:pPr>
        <w:rPr>
          <w:ins w:id="86" w:author="Joshua Gilman" w:date="2026-10-09T08:35:00Z" w16du:dateUtc="2026-10-09T15:35:00Z"/>
          <w:sz w:val="24"/>
          <w:szCs w:val="24"/>
        </w:rPr>
      </w:pPr>
      <w:ins w:id="87" w:author="Joshua Gilman" w:date="2026-10-09T08:17:00Z" w16du:dateUtc="2026-10-09T15:17:00Z">
        <w:r w:rsidRPr="00C04013">
          <w:rPr>
            <w:sz w:val="24"/>
            <w:szCs w:val="24"/>
          </w:rPr>
          <w:tab/>
        </w:r>
      </w:ins>
      <w:ins w:id="88" w:author="Joshua Gilman" w:date="2026-10-09T08:23:00Z" w16du:dateUtc="2026-10-09T15:23:00Z">
        <w:r w:rsidRPr="00C04013">
          <w:rPr>
            <w:sz w:val="24"/>
            <w:szCs w:val="24"/>
          </w:rPr>
          <w:t>Changes in municipal water use efficiency also produced la</w:t>
        </w:r>
      </w:ins>
      <w:ins w:id="89" w:author="Joshua Gilman" w:date="2026-10-09T08:24:00Z" w16du:dateUtc="2026-10-09T15:24:00Z">
        <w:r w:rsidRPr="00C04013">
          <w:rPr>
            <w:sz w:val="24"/>
            <w:szCs w:val="24"/>
          </w:rPr>
          <w:t>rge changes in the position of the growth frontier</w:t>
        </w:r>
      </w:ins>
      <w:ins w:id="90" w:author="Joshua Gilman" w:date="2026-10-09T08:18:00Z" w16du:dateUtc="2026-10-09T15:18:00Z">
        <w:r w:rsidRPr="00C04013">
          <w:rPr>
            <w:sz w:val="24"/>
            <w:szCs w:val="24"/>
          </w:rPr>
          <w:t xml:space="preserve"> </w:t>
        </w:r>
      </w:ins>
      <w:ins w:id="91" w:author="Joshua Gilman" w:date="2026-10-09T08:24:00Z" w16du:dateUtc="2026-10-09T15:24:00Z">
        <w:r w:rsidRPr="00C04013">
          <w:rPr>
            <w:sz w:val="24"/>
            <w:szCs w:val="24"/>
          </w:rPr>
          <w:t xml:space="preserve">relative to other factors, but the changes were non-monotonic (Fig. 5). </w:t>
        </w:r>
      </w:ins>
      <w:ins w:id="92" w:author="Joshua Gilman" w:date="2026-10-09T08:30:00Z" w16du:dateUtc="2026-10-09T15:30:00Z">
        <w:r w:rsidR="003A330C" w:rsidRPr="00C04013">
          <w:rPr>
            <w:sz w:val="24"/>
            <w:szCs w:val="24"/>
          </w:rPr>
          <w:t>The intermediate efficiency level, corresponding to a 25% reduction in per capita water use, consistently had a lower median maximum supportable population than either the 3.2% or 45% reduction level.</w:t>
        </w:r>
      </w:ins>
      <w:ins w:id="93" w:author="Joshua Gilman" w:date="2026-10-09T08:31:00Z" w16du:dateUtc="2026-10-09T15:31:00Z">
        <w:r w:rsidR="003A330C" w:rsidRPr="00C04013">
          <w:rPr>
            <w:sz w:val="24"/>
            <w:szCs w:val="24"/>
          </w:rPr>
          <w:t xml:space="preserve">  The highest efficiency level, corresponding to a 45% reduction in per capita water use, was associated with higher median populations than the 3.2</w:t>
        </w:r>
      </w:ins>
      <w:ins w:id="94" w:author="Joshua Gilman" w:date="2026-10-09T08:58:00Z" w16du:dateUtc="2026-10-09T15:58:00Z">
        <w:r w:rsidR="003D372B" w:rsidRPr="00C04013">
          <w:rPr>
            <w:sz w:val="24"/>
            <w:szCs w:val="24"/>
          </w:rPr>
          <w:t>%</w:t>
        </w:r>
      </w:ins>
      <w:ins w:id="95" w:author="Joshua Gilman" w:date="2026-10-09T08:31:00Z" w16du:dateUtc="2026-10-09T15:31:00Z">
        <w:r w:rsidR="003A330C" w:rsidRPr="00C04013">
          <w:rPr>
            <w:sz w:val="24"/>
            <w:szCs w:val="24"/>
          </w:rPr>
          <w:t xml:space="preserve"> reduction level under more string</w:t>
        </w:r>
      </w:ins>
      <w:ins w:id="96" w:author="Joshua Gilman" w:date="2026-10-09T08:32:00Z" w16du:dateUtc="2026-10-09T15:32:00Z">
        <w:r w:rsidR="003A330C" w:rsidRPr="00C04013">
          <w:rPr>
            <w:sz w:val="24"/>
            <w:szCs w:val="24"/>
          </w:rPr>
          <w:t>ent groundwater sustainability requirements</w:t>
        </w:r>
      </w:ins>
      <w:ins w:id="97" w:author="Joshua Gilman" w:date="2026-10-09T08:34:00Z" w16du:dateUtc="2026-10-09T15:34:00Z">
        <w:r w:rsidR="00C15960" w:rsidRPr="00C04013">
          <w:rPr>
            <w:sz w:val="24"/>
            <w:szCs w:val="24"/>
          </w:rPr>
          <w:t xml:space="preserve"> (~8</w:t>
        </w:r>
      </w:ins>
      <w:ins w:id="98" w:author="Joshua Gilman" w:date="2026-10-09T08:35:00Z" w16du:dateUtc="2026-10-09T15:35:00Z">
        <w:r w:rsidR="00CE644A" w:rsidRPr="00C04013">
          <w:rPr>
            <w:sz w:val="24"/>
            <w:szCs w:val="24"/>
          </w:rPr>
          <w:t>6</w:t>
        </w:r>
        <w:r w:rsidR="00C675EA" w:rsidRPr="00C04013">
          <w:rPr>
            <w:sz w:val="24"/>
            <w:szCs w:val="24"/>
          </w:rPr>
          <w:t>–98</w:t>
        </w:r>
      </w:ins>
      <w:ins w:id="99" w:author="Joshua Gilman" w:date="2026-10-09T08:34:00Z" w16du:dateUtc="2026-10-09T15:34:00Z">
        <w:r w:rsidR="00C15960" w:rsidRPr="00C04013">
          <w:rPr>
            <w:sz w:val="24"/>
            <w:szCs w:val="24"/>
          </w:rPr>
          <w:t xml:space="preserve"> years)</w:t>
        </w:r>
      </w:ins>
      <w:ins w:id="100" w:author="Joshua Gilman" w:date="2026-10-09T08:32:00Z" w16du:dateUtc="2026-10-09T15:32:00Z">
        <w:r w:rsidR="003A330C" w:rsidRPr="00C04013">
          <w:rPr>
            <w:sz w:val="24"/>
            <w:szCs w:val="24"/>
          </w:rPr>
          <w:t>, but lower populations under less stringent requirements</w:t>
        </w:r>
      </w:ins>
      <w:ins w:id="101" w:author="Joshua Gilman" w:date="2026-10-09T08:34:00Z" w16du:dateUtc="2026-10-09T15:34:00Z">
        <w:r w:rsidR="00C15960" w:rsidRPr="00C04013">
          <w:rPr>
            <w:sz w:val="24"/>
            <w:szCs w:val="24"/>
          </w:rPr>
          <w:t xml:space="preserve"> (</w:t>
        </w:r>
      </w:ins>
      <w:ins w:id="102" w:author="Joshua Gilman" w:date="2026-10-09T08:35:00Z" w16du:dateUtc="2026-10-09T15:35:00Z">
        <w:r w:rsidR="00C675EA" w:rsidRPr="00C04013">
          <w:rPr>
            <w:sz w:val="24"/>
            <w:szCs w:val="24"/>
          </w:rPr>
          <w:t>79–85 years</w:t>
        </w:r>
      </w:ins>
      <w:ins w:id="103" w:author="Joshua Gilman" w:date="2026-10-09T08:34:00Z" w16du:dateUtc="2026-10-09T15:34:00Z">
        <w:r w:rsidR="00C15960" w:rsidRPr="00C04013">
          <w:rPr>
            <w:sz w:val="24"/>
            <w:szCs w:val="24"/>
          </w:rPr>
          <w:t>)</w:t>
        </w:r>
      </w:ins>
      <w:ins w:id="104" w:author="Joshua Gilman" w:date="2026-10-09T08:32:00Z" w16du:dateUtc="2026-10-09T15:32:00Z">
        <w:r w:rsidR="003A330C" w:rsidRPr="00C04013">
          <w:rPr>
            <w:sz w:val="24"/>
            <w:szCs w:val="24"/>
          </w:rPr>
          <w:t>.</w:t>
        </w:r>
      </w:ins>
    </w:p>
    <w:p w14:paraId="5963C629" w14:textId="4F99DD82" w:rsidR="006368A7" w:rsidRPr="00C04013" w:rsidRDefault="00CE644A" w:rsidP="002C51A7">
      <w:pPr>
        <w:rPr>
          <w:ins w:id="105" w:author="Joshua Gilman" w:date="2026-10-09T08:50:00Z" w16du:dateUtc="2026-10-09T15:50:00Z"/>
          <w:rFonts w:cs="Times New Roman"/>
          <w:sz w:val="24"/>
          <w:szCs w:val="24"/>
        </w:rPr>
      </w:pPr>
      <w:ins w:id="106" w:author="Joshua Gilman" w:date="2026-10-09T08:35:00Z" w16du:dateUtc="2026-10-09T15:35:00Z">
        <w:r w:rsidRPr="00C04013">
          <w:rPr>
            <w:sz w:val="24"/>
            <w:szCs w:val="24"/>
          </w:rPr>
          <w:tab/>
        </w:r>
      </w:ins>
      <w:ins w:id="107" w:author="Joshua Gilman" w:date="2026-10-09T08:53:00Z" w16du:dateUtc="2026-10-09T15:53:00Z">
        <w:r w:rsidR="002C51A7" w:rsidRPr="00C04013">
          <w:rPr>
            <w:sz w:val="24"/>
            <w:szCs w:val="24"/>
          </w:rPr>
          <w:t>O</w:t>
        </w:r>
      </w:ins>
      <w:ins w:id="108" w:author="Joshua Gilman" w:date="2026-10-09T08:39:00Z" w16du:dateUtc="2026-10-09T15:39:00Z">
        <w:r w:rsidRPr="00C04013">
          <w:rPr>
            <w:sz w:val="24"/>
            <w:szCs w:val="24"/>
          </w:rPr>
          <w:t xml:space="preserve">f the remaining policies, </w:t>
        </w:r>
      </w:ins>
      <w:ins w:id="109" w:author="Joshua Gilman" w:date="2026-10-09T08:52:00Z" w16du:dateUtc="2026-10-09T15:52:00Z">
        <w:r w:rsidR="002C51A7" w:rsidRPr="00C04013">
          <w:rPr>
            <w:sz w:val="24"/>
            <w:szCs w:val="24"/>
          </w:rPr>
          <w:t>supply augmentation produced the largest differences in the growth frontier, with 10% and 20% increases in supply generally supporting larger populations, particularly under less stringent groundwa</w:t>
        </w:r>
      </w:ins>
      <w:ins w:id="110" w:author="Joshua Gilman" w:date="2026-10-09T08:53:00Z" w16du:dateUtc="2026-10-09T15:53:00Z">
        <w:r w:rsidR="002C51A7" w:rsidRPr="00C04013">
          <w:rPr>
            <w:sz w:val="24"/>
            <w:szCs w:val="24"/>
          </w:rPr>
          <w:t xml:space="preserve">ter sustainability requirements (Fig. 5).  </w:t>
        </w:r>
      </w:ins>
      <w:ins w:id="111" w:author="Joshua Gilman" w:date="2026-10-09T08:44:00Z" w16du:dateUtc="2026-10-09T15:44:00Z">
        <w:r w:rsidRPr="00C04013">
          <w:rPr>
            <w:rFonts w:cs="Times New Roman"/>
            <w:sz w:val="24"/>
            <w:szCs w:val="24"/>
          </w:rPr>
          <w:t>Altering agricultural water-use efficiency produced comparatively small changes</w:t>
        </w:r>
      </w:ins>
      <w:ins w:id="112" w:author="Joshua Gilman" w:date="2026-10-09T08:53:00Z" w16du:dateUtc="2026-10-09T15:53:00Z">
        <w:r w:rsidR="002C51A7" w:rsidRPr="00C04013">
          <w:rPr>
            <w:rFonts w:cs="Times New Roman"/>
            <w:sz w:val="24"/>
            <w:szCs w:val="24"/>
          </w:rPr>
          <w:t xml:space="preserve"> in m</w:t>
        </w:r>
      </w:ins>
      <w:ins w:id="113" w:author="Joshua Gilman" w:date="2026-10-09T08:54:00Z" w16du:dateUtc="2026-10-09T15:54:00Z">
        <w:r w:rsidR="002C51A7" w:rsidRPr="00C04013">
          <w:rPr>
            <w:rFonts w:cs="Times New Roman"/>
            <w:sz w:val="24"/>
            <w:szCs w:val="24"/>
          </w:rPr>
          <w:t>edian maximum supportable population</w:t>
        </w:r>
      </w:ins>
      <w:ins w:id="114" w:author="Joshua Gilman" w:date="2026-10-09T08:44:00Z" w16du:dateUtc="2026-10-09T15:44:00Z">
        <w:r w:rsidRPr="00C04013">
          <w:rPr>
            <w:rFonts w:cs="Times New Roman"/>
            <w:sz w:val="24"/>
            <w:szCs w:val="24"/>
          </w:rPr>
          <w:t xml:space="preserve">, </w:t>
        </w:r>
      </w:ins>
      <w:ins w:id="115" w:author="Joshua Gilman" w:date="2026-10-09T08:57:00Z" w16du:dateUtc="2026-10-09T15:57:00Z">
        <w:r w:rsidR="00FC0926" w:rsidRPr="00C04013">
          <w:rPr>
            <w:rFonts w:cs="Times New Roman"/>
            <w:sz w:val="24"/>
            <w:szCs w:val="24"/>
          </w:rPr>
          <w:t>with substantial overlap in the median curves</w:t>
        </w:r>
      </w:ins>
      <w:ins w:id="116" w:author="Joshua Gilman" w:date="2026-10-09T08:44:00Z" w16du:dateUtc="2026-10-09T15:44:00Z">
        <w:r w:rsidRPr="00C04013">
          <w:rPr>
            <w:rFonts w:cs="Times New Roman"/>
            <w:sz w:val="24"/>
            <w:szCs w:val="24"/>
          </w:rPr>
          <w:t xml:space="preserve"> across the three efficiency levels (Fig. 5).  </w:t>
        </w:r>
      </w:ins>
      <w:ins w:id="117" w:author="Joshua Gilman" w:date="2026-10-09T08:45:00Z" w16du:dateUtc="2026-10-09T15:45:00Z">
        <w:r w:rsidR="00AA0854" w:rsidRPr="00C04013">
          <w:rPr>
            <w:rFonts w:cs="Times New Roman"/>
            <w:sz w:val="24"/>
            <w:szCs w:val="24"/>
          </w:rPr>
          <w:t xml:space="preserve">Environmental-flow allocation also produced little </w:t>
        </w:r>
      </w:ins>
      <w:ins w:id="118" w:author="Joshua Gilman" w:date="2026-10-09T08:54:00Z" w16du:dateUtc="2026-10-09T15:54:00Z">
        <w:r w:rsidR="002C51A7" w:rsidRPr="00C04013">
          <w:rPr>
            <w:rFonts w:cs="Times New Roman"/>
            <w:sz w:val="24"/>
            <w:szCs w:val="24"/>
          </w:rPr>
          <w:t xml:space="preserve">visible change in the growth frontier, with </w:t>
        </w:r>
        <w:r w:rsidR="006160D4" w:rsidRPr="00C04013">
          <w:rPr>
            <w:rFonts w:cs="Times New Roman"/>
            <w:sz w:val="24"/>
            <w:szCs w:val="24"/>
          </w:rPr>
          <w:t>the 80,000 AF and 0</w:t>
        </w:r>
      </w:ins>
      <w:ins w:id="119" w:author="Joshua Gilman" w:date="2026-10-09T08:55:00Z" w16du:dateUtc="2026-10-09T15:55:00Z">
        <w:r w:rsidR="006160D4" w:rsidRPr="00C04013">
          <w:rPr>
            <w:rFonts w:cs="Times New Roman"/>
            <w:sz w:val="24"/>
            <w:szCs w:val="24"/>
          </w:rPr>
          <w:t xml:space="preserve"> AF allocation conditions producing nearly identical growth frontiers.  </w:t>
        </w:r>
      </w:ins>
      <w:ins w:id="120" w:author="Joshua Gilman" w:date="2026-10-09T08:45:00Z" w16du:dateUtc="2026-10-09T15:45:00Z">
        <w:r w:rsidR="00AA0854" w:rsidRPr="00C04013">
          <w:rPr>
            <w:rFonts w:cs="Times New Roman"/>
            <w:sz w:val="24"/>
            <w:szCs w:val="24"/>
          </w:rPr>
          <w:t xml:space="preserve">However, these results did not include the effects of environmental flows on ecological conditions, agricultural production, or other social and environmental outcomes.  Thus, they apply only to projected metropolitan population under the evaluated GSI values.  </w:t>
        </w:r>
      </w:ins>
    </w:p>
    <w:p w14:paraId="41D5833C" w14:textId="2A785CDB" w:rsidR="002C51A7" w:rsidRPr="00126886" w:rsidRDefault="00126886">
      <w:pPr>
        <w:pStyle w:val="Heading3"/>
        <w:rPr>
          <w:ins w:id="121" w:author="Joshua Gilman" w:date="2026-10-09T06:40:00Z" w16du:dateUtc="2026-10-09T13:40:00Z"/>
        </w:rPr>
        <w:pPrChange w:id="122" w:author="Joshua Gilman" w:date="2026-10-09T10:27:00Z" w16du:dateUtc="2026-10-09T17:27:00Z">
          <w:pPr/>
        </w:pPrChange>
      </w:pPr>
      <w:ins w:id="123" w:author="Joshua Gilman" w:date="2026-10-09T10:27:00Z" w16du:dateUtc="2026-10-09T17:27:00Z">
        <w:r>
          <w:t>3.3.2 Feasibility of population growth across climate and policy settings</w:t>
        </w:r>
      </w:ins>
    </w:p>
    <w:p w14:paraId="547E7619" w14:textId="77566D3A" w:rsidR="002C51A7" w:rsidRPr="00C04013" w:rsidRDefault="002C51A7" w:rsidP="00FE2C6D">
      <w:pPr>
        <w:adjustRightInd w:val="0"/>
        <w:snapToGrid w:val="0"/>
        <w:spacing w:after="0" w:line="360" w:lineRule="auto"/>
        <w:ind w:firstLine="720"/>
        <w:rPr>
          <w:moveTo w:id="124" w:author="Joshua Gilman" w:date="2026-10-09T08:50:00Z" w16du:dateUtc="2026-10-09T15:50:00Z"/>
          <w:rFonts w:cs="Times New Roman"/>
          <w:sz w:val="24"/>
          <w:szCs w:val="24"/>
        </w:rPr>
      </w:pPr>
      <w:moveToRangeStart w:id="125" w:author="Joshua Gilman" w:date="2026-10-09T08:50:00Z" w:name="move242428268"/>
      <w:moveTo w:id="126" w:author="Joshua Gilman" w:date="2026-10-09T08:50:00Z" w16du:dateUtc="2026-10-09T15:50:00Z">
        <w:r w:rsidRPr="00C04013">
          <w:rPr>
            <w:rFonts w:cs="Times New Roman"/>
            <w:sz w:val="24"/>
            <w:szCs w:val="24"/>
          </w:rPr>
          <w:t xml:space="preserve">Overall, the heatmaps in Fig. 6 divide the population-groundwater space diametrically into two contrasting regions: in the lower-left robust-feasibility region, most or all scenarios supported lower population levels while meeting lower GSI thresholds; in the upper-right low- or </w:t>
        </w:r>
        <w:r w:rsidRPr="00C04013">
          <w:rPr>
            <w:rFonts w:cs="Times New Roman"/>
            <w:sz w:val="24"/>
            <w:szCs w:val="24"/>
          </w:rPr>
          <w:lastRenderedPageBreak/>
          <w:t xml:space="preserve">non-feasibility region, few or no scenarios supported higher population levels while simultaneously meeting higher GSI thresholds.  The diagonal transition zone between the two regions delineates the groundwater-constrained growth frontier identified in the preceding analyses.  The position, width, and color gradient of the transitional zone were also </w:t>
        </w:r>
      </w:moveTo>
      <w:ins w:id="127" w:author="Joshua Gilman" w:date="2026-10-09T09:17:00Z" w16du:dateUtc="2026-10-09T16:17:00Z">
        <w:r w:rsidR="00FE2C6D" w:rsidRPr="00C04013">
          <w:rPr>
            <w:rFonts w:cs="Times New Roman"/>
            <w:sz w:val="24"/>
            <w:szCs w:val="24"/>
          </w:rPr>
          <w:t>varied across factor levels, reflecting how the same population and groundwater sustainability requirements can be met by many, few, or no climate–policy combinations, depen</w:t>
        </w:r>
      </w:ins>
      <w:ins w:id="128" w:author="Joshua Gilman" w:date="2026-10-09T09:18:00Z" w16du:dateUtc="2026-10-09T16:18:00Z">
        <w:r w:rsidR="00FE2C6D" w:rsidRPr="00C04013">
          <w:rPr>
            <w:rFonts w:cs="Times New Roman"/>
            <w:sz w:val="24"/>
            <w:szCs w:val="24"/>
          </w:rPr>
          <w:t xml:space="preserve">ding on the climate and policy settings (Fig. 6).  Consistent with results shown in Fig. 5, agricultural-to-urban water transfers produced the clearest expansion of the growth frontier among all the policies, while municipal water-use efficiency showed substantial but non-monotonic differences. Supply augmentation produced smaller expansions, whereas agricultural water-use efficiency and environmental-flow allocation showed comparatively little change.  </w:t>
        </w:r>
      </w:ins>
      <w:moveTo w:id="129" w:author="Joshua Gilman" w:date="2026-10-09T08:50:00Z" w16du:dateUtc="2026-10-09T15:50:00Z">
        <w:del w:id="130" w:author="Joshua Gilman" w:date="2026-10-09T09:18:00Z" w16du:dateUtc="2026-10-09T16:18:00Z">
          <w:r w:rsidRPr="00C04013" w:rsidDel="00FE2C6D">
            <w:rPr>
              <w:rFonts w:cs="Times New Roman"/>
              <w:sz w:val="24"/>
              <w:szCs w:val="24"/>
            </w:rPr>
            <w:delText xml:space="preserve">influenced by policy settings in a complex manner, as the feasibility of population–groundwater combinations was contingent on climate, environmental-flow allocation, and policy choices (Fig. 7).  Consistent with the results shown in Fig. 5, agricultural-to-urban water transfers produced the clearest expansion of the growth frontier among all the policies, while the other policies either showed less consistent or smaller effects.  </w:delText>
          </w:r>
        </w:del>
        <w:r w:rsidRPr="00C04013">
          <w:rPr>
            <w:rFonts w:cs="Times New Roman"/>
            <w:sz w:val="24"/>
            <w:szCs w:val="24"/>
          </w:rPr>
          <w:t>At each GSI threshold, the upper boundary of the nonzero cells marks the highest tested population attained by at least one qualifying scenario and thus represents a best-case frontier within the tested scenario space.</w:t>
        </w:r>
      </w:moveTo>
      <w:ins w:id="131" w:author="Joshua Gilman" w:date="2026-10-09T14:11:00Z" w16du:dateUtc="2026-10-09T21:11:00Z">
        <w:r w:rsidR="0018367B">
          <w:rPr>
            <w:rFonts w:cs="Times New Roman"/>
            <w:sz w:val="24"/>
            <w:szCs w:val="24"/>
          </w:rPr>
          <w:t xml:space="preserve"> </w:t>
        </w:r>
        <w:r w:rsidR="0018367B" w:rsidRPr="0018367B">
          <w:rPr>
            <w:rFonts w:cs="Times New Roman"/>
            <w:sz w:val="24"/>
            <w:szCs w:val="24"/>
          </w:rPr>
          <w:t>At the 100-year GSI threshold, this best-case upper bound was approximately 5.8 million people.</w:t>
        </w:r>
      </w:ins>
    </w:p>
    <w:moveToRangeEnd w:id="125"/>
    <w:p w14:paraId="52752E16" w14:textId="422CD658" w:rsidR="00542E87" w:rsidRPr="008400C4" w:rsidRDefault="008400C4">
      <w:pPr>
        <w:pStyle w:val="Heading3"/>
        <w:rPr>
          <w:ins w:id="132" w:author="Joshua Gilman" w:date="2026-10-09T09:56:00Z" w16du:dateUtc="2026-10-09T16:56:00Z"/>
        </w:rPr>
        <w:pPrChange w:id="133" w:author="Joshua Gilman" w:date="2026-10-09T10:25:00Z" w16du:dateUtc="2026-10-09T17:25:00Z">
          <w:pPr/>
        </w:pPrChange>
      </w:pPr>
      <w:ins w:id="134" w:author="Joshua Gilman" w:date="2026-10-09T10:21:00Z" w16du:dateUtc="2026-10-09T17:21:00Z">
        <w:r w:rsidRPr="008400C4">
          <w:t>3.3.3 Climate-related differences</w:t>
        </w:r>
      </w:ins>
    </w:p>
    <w:p w14:paraId="29FD6EBD" w14:textId="0114D6A1" w:rsidR="00542E87" w:rsidRPr="002432B7" w:rsidRDefault="00677634">
      <w:pPr>
        <w:rPr>
          <w:ins w:id="135" w:author="Joshua Gilman" w:date="2026-10-08T15:09:00Z" w16du:dateUtc="2026-10-08T22:09:00Z"/>
          <w:szCs w:val="24"/>
        </w:rPr>
        <w:pPrChange w:id="136" w:author="Joshua Gilman" w:date="2026-10-09T10:19:00Z" w16du:dateUtc="2026-10-09T17:19:00Z">
          <w:pPr>
            <w:pStyle w:val="Heading3"/>
          </w:pPr>
        </w:pPrChange>
      </w:pPr>
      <w:ins w:id="137" w:author="Joshua Gilman" w:date="2026-10-09T09:56:00Z" w16du:dateUtc="2026-10-09T16:56:00Z">
        <w:r>
          <w:rPr>
            <w:sz w:val="24"/>
            <w:szCs w:val="24"/>
          </w:rPr>
          <w:t>Our simulation results show that reduced river flows due to climate change generally decreased the median maximum supportable population, espec</w:t>
        </w:r>
      </w:ins>
      <w:ins w:id="138" w:author="Joshua Gilman" w:date="2026-10-09T09:57:00Z" w16du:dateUtc="2026-10-09T16:57:00Z">
        <w:r>
          <w:rPr>
            <w:sz w:val="24"/>
            <w:szCs w:val="24"/>
          </w:rPr>
          <w:t xml:space="preserve">ially under less stringent groundwater sustainability requirements (Fig. 5).  </w:t>
        </w:r>
      </w:ins>
      <w:ins w:id="139" w:author="Joshua Gilman" w:date="2026-10-09T10:05:00Z" w16du:dateUtc="2026-10-09T17:05:00Z">
        <w:r w:rsidR="002438C9">
          <w:rPr>
            <w:sz w:val="24"/>
            <w:szCs w:val="24"/>
          </w:rPr>
          <w:t>T</w:t>
        </w:r>
      </w:ins>
      <w:ins w:id="140" w:author="Joshua Gilman" w:date="2026-10-09T09:58:00Z" w16du:dateUtc="2026-10-09T16:58:00Z">
        <w:r>
          <w:rPr>
            <w:sz w:val="24"/>
            <w:szCs w:val="24"/>
          </w:rPr>
          <w:t xml:space="preserve">he maximum population curves converged as </w:t>
        </w:r>
      </w:ins>
      <w:ins w:id="141" w:author="Joshua Gilman" w:date="2026-10-09T09:59:00Z" w16du:dateUtc="2026-10-09T16:59:00Z">
        <w:r>
          <w:rPr>
            <w:sz w:val="24"/>
            <w:szCs w:val="24"/>
          </w:rPr>
          <w:t xml:space="preserve">groundwater sustainability requirements became more stringent.  Consistent with this result, the heatmaps in Fig. 6 show that reduced flows generally decreased the proportion of </w:t>
        </w:r>
      </w:ins>
      <w:ins w:id="142" w:author="Joshua Gilman" w:date="2026-10-09T10:00:00Z" w16du:dateUtc="2026-10-09T17:00:00Z">
        <w:r>
          <w:rPr>
            <w:sz w:val="24"/>
            <w:szCs w:val="24"/>
          </w:rPr>
          <w:t>policy combinations meeting the same population and groundwater sustainability requirements.  The trajectories of water storage in reservoirs across the Salt</w:t>
        </w:r>
      </w:ins>
      <w:ins w:id="143" w:author="Joshua Gilman" w:date="2026-10-09T10:01:00Z" w16du:dateUtc="2026-10-09T17:01:00Z">
        <w:r>
          <w:rPr>
            <w:sz w:val="24"/>
            <w:szCs w:val="24"/>
          </w:rPr>
          <w:t xml:space="preserve">-Verde and Colorado River Systems can provide additional evidence of how reduced river flows impact the regional water system (Fig. 7).  The reduced-flow condition </w:t>
        </w:r>
      </w:ins>
      <w:ins w:id="144" w:author="Joshua Gilman" w:date="2026-10-09T10:02:00Z" w16du:dateUtc="2026-10-09T17:02:00Z">
        <w:r>
          <w:rPr>
            <w:sz w:val="24"/>
            <w:szCs w:val="24"/>
          </w:rPr>
          <w:t>generally lowered reservoir storage, with the clear</w:t>
        </w:r>
      </w:ins>
      <w:ins w:id="145" w:author="Joshua Gilman" w:date="2026-10-09T10:05:00Z" w16du:dateUtc="2026-10-09T17:05:00Z">
        <w:r w:rsidR="002438C9">
          <w:rPr>
            <w:sz w:val="24"/>
            <w:szCs w:val="24"/>
          </w:rPr>
          <w:t>est</w:t>
        </w:r>
      </w:ins>
      <w:ins w:id="146" w:author="Joshua Gilman" w:date="2026-10-09T10:02:00Z" w16du:dateUtc="2026-10-09T17:02:00Z">
        <w:r>
          <w:rPr>
            <w:sz w:val="24"/>
            <w:szCs w:val="24"/>
          </w:rPr>
          <w:t xml:space="preserve"> divergence between the climate conditions occurring in Lake Mead and Lake Powell.  Salt-Verde storage remained nearly identical.</w:t>
        </w:r>
      </w:ins>
    </w:p>
    <w:p w14:paraId="43BFE4EC" w14:textId="5C37B856" w:rsidR="0063073D" w:rsidRPr="008F23B4" w:rsidDel="008400C4" w:rsidRDefault="003C05F6" w:rsidP="005A7AAF">
      <w:pPr>
        <w:pStyle w:val="Heading3"/>
        <w:rPr>
          <w:del w:id="147" w:author="Joshua Gilman" w:date="2026-10-09T10:19:00Z" w16du:dateUtc="2026-10-09T17:19:00Z"/>
        </w:rPr>
      </w:pPr>
      <w:del w:id="148" w:author="Joshua Gilman" w:date="2026-10-09T10:19:00Z" w16du:dateUtc="2026-10-09T17:19:00Z">
        <w:r w:rsidRPr="008F23B4" w:rsidDel="008400C4">
          <w:lastRenderedPageBreak/>
          <w:delText>3.3.1 Climate-related differences</w:delText>
        </w:r>
      </w:del>
    </w:p>
    <w:p w14:paraId="7F007A88" w14:textId="503BC912" w:rsidR="00130115" w:rsidDel="008400C4" w:rsidRDefault="003C05F6" w:rsidP="005A7AAF">
      <w:pPr>
        <w:adjustRightInd w:val="0"/>
        <w:snapToGrid w:val="0"/>
        <w:spacing w:after="0" w:line="360" w:lineRule="auto"/>
        <w:rPr>
          <w:del w:id="149" w:author="Joshua Gilman" w:date="2026-10-09T10:19:00Z" w16du:dateUtc="2026-10-09T17:19:00Z"/>
          <w:rFonts w:cs="Times New Roman"/>
          <w:sz w:val="24"/>
          <w:szCs w:val="24"/>
        </w:rPr>
      </w:pPr>
      <w:del w:id="150" w:author="Joshua Gilman" w:date="2026-10-09T10:19:00Z" w16du:dateUtc="2026-10-09T17:19:00Z">
        <w:r w:rsidDel="008400C4">
          <w:rPr>
            <w:rFonts w:cs="Times New Roman"/>
            <w:sz w:val="24"/>
            <w:szCs w:val="24"/>
          </w:rPr>
          <w:delText>Our simulation results show that r</w:delText>
        </w:r>
        <w:r w:rsidR="0063073D" w:rsidRPr="0063073D" w:rsidDel="008400C4">
          <w:rPr>
            <w:rFonts w:cs="Times New Roman"/>
            <w:sz w:val="24"/>
            <w:szCs w:val="24"/>
          </w:rPr>
          <w:delText>educed</w:delText>
        </w:r>
        <w:r w:rsidR="00E01AE0" w:rsidDel="008400C4">
          <w:rPr>
            <w:rFonts w:cs="Times New Roman"/>
            <w:sz w:val="24"/>
            <w:szCs w:val="24"/>
          </w:rPr>
          <w:delText xml:space="preserve"> river </w:delText>
        </w:r>
        <w:r w:rsidR="0063073D" w:rsidRPr="0063073D" w:rsidDel="008400C4">
          <w:rPr>
            <w:rFonts w:cs="Times New Roman"/>
            <w:sz w:val="24"/>
            <w:szCs w:val="24"/>
          </w:rPr>
          <w:delText>flow</w:delText>
        </w:r>
        <w:r w:rsidR="00E01AE0" w:rsidDel="008400C4">
          <w:rPr>
            <w:rFonts w:cs="Times New Roman"/>
            <w:sz w:val="24"/>
            <w:szCs w:val="24"/>
          </w:rPr>
          <w:delText>s due to</w:delText>
        </w:r>
        <w:r w:rsidR="0063073D" w:rsidRPr="0063073D" w:rsidDel="008400C4">
          <w:rPr>
            <w:rFonts w:cs="Times New Roman"/>
            <w:sz w:val="24"/>
            <w:szCs w:val="24"/>
          </w:rPr>
          <w:delText xml:space="preserve"> climate </w:delText>
        </w:r>
        <w:r w:rsidR="00E01AE0" w:rsidDel="008400C4">
          <w:rPr>
            <w:rFonts w:cs="Times New Roman"/>
            <w:sz w:val="24"/>
            <w:szCs w:val="24"/>
          </w:rPr>
          <w:delText>change</w:delText>
        </w:r>
        <w:r w:rsidR="0063073D" w:rsidRPr="0063073D" w:rsidDel="008400C4">
          <w:rPr>
            <w:rFonts w:cs="Times New Roman"/>
            <w:sz w:val="24"/>
            <w:szCs w:val="24"/>
          </w:rPr>
          <w:delText xml:space="preserve"> generally </w:delText>
        </w:r>
        <w:r w:rsidR="009C6433" w:rsidDel="008400C4">
          <w:rPr>
            <w:rFonts w:cs="Times New Roman"/>
            <w:sz w:val="24"/>
            <w:szCs w:val="24"/>
          </w:rPr>
          <w:delText>decreased</w:delText>
        </w:r>
        <w:r w:rsidR="0063073D" w:rsidRPr="0063073D" w:rsidDel="008400C4">
          <w:rPr>
            <w:rFonts w:cs="Times New Roman"/>
            <w:sz w:val="24"/>
            <w:szCs w:val="24"/>
          </w:rPr>
          <w:delText xml:space="preserve"> projected population distributions </w:delText>
        </w:r>
        <w:r w:rsidR="00AD1702" w:rsidDel="008400C4">
          <w:rPr>
            <w:rFonts w:cs="Times New Roman"/>
            <w:sz w:val="24"/>
            <w:szCs w:val="24"/>
          </w:rPr>
          <w:delText xml:space="preserve">to </w:delText>
        </w:r>
        <w:r w:rsidR="000A3609" w:rsidDel="008400C4">
          <w:rPr>
            <w:rFonts w:cs="Times New Roman"/>
            <w:sz w:val="24"/>
            <w:szCs w:val="24"/>
          </w:rPr>
          <w:delText xml:space="preserve">varying degrees, depending on </w:delText>
        </w:r>
        <w:r w:rsidR="00956A80" w:rsidDel="008400C4">
          <w:rPr>
            <w:rFonts w:cs="Times New Roman"/>
            <w:sz w:val="24"/>
            <w:szCs w:val="24"/>
          </w:rPr>
          <w:delText>GSI values</w:delText>
        </w:r>
        <w:r w:rsidR="0063073D" w:rsidRPr="0063073D" w:rsidDel="008400C4">
          <w:rPr>
            <w:rFonts w:cs="Times New Roman"/>
            <w:sz w:val="24"/>
            <w:szCs w:val="24"/>
          </w:rPr>
          <w:delText xml:space="preserve"> and policy settings (Fig. 5). </w:delText>
        </w:r>
        <w:r w:rsidR="00E01AE0" w:rsidDel="008400C4">
          <w:rPr>
            <w:rFonts w:cs="Times New Roman"/>
            <w:sz w:val="24"/>
            <w:szCs w:val="24"/>
          </w:rPr>
          <w:delText xml:space="preserve"> </w:delText>
        </w:r>
        <w:r w:rsidR="000A3609" w:rsidDel="008400C4">
          <w:rPr>
            <w:rFonts w:cs="Times New Roman"/>
            <w:sz w:val="24"/>
            <w:szCs w:val="24"/>
          </w:rPr>
          <w:delText>P</w:delText>
        </w:r>
        <w:r w:rsidR="00E01AE0" w:rsidDel="008400C4">
          <w:rPr>
            <w:rFonts w:cs="Times New Roman"/>
            <w:sz w:val="24"/>
            <w:szCs w:val="24"/>
          </w:rPr>
          <w:delText xml:space="preserve">rojected populations </w:delText>
        </w:r>
        <w:r w:rsidR="00E95EE9" w:rsidDel="008400C4">
          <w:rPr>
            <w:rFonts w:cs="Times New Roman"/>
            <w:sz w:val="24"/>
            <w:szCs w:val="24"/>
          </w:rPr>
          <w:delText xml:space="preserve">declined substantially </w:delText>
        </w:r>
        <w:r w:rsidR="009B733D" w:rsidDel="008400C4">
          <w:rPr>
            <w:rFonts w:cs="Times New Roman"/>
            <w:sz w:val="24"/>
            <w:szCs w:val="24"/>
          </w:rPr>
          <w:delText>as GSI increased from 70</w:delText>
        </w:r>
        <w:r w:rsidR="00E34329" w:rsidDel="008400C4">
          <w:rPr>
            <w:rFonts w:cs="Times New Roman"/>
            <w:sz w:val="24"/>
            <w:szCs w:val="24"/>
          </w:rPr>
          <w:delText xml:space="preserve"> to</w:delText>
        </w:r>
        <w:r w:rsidR="005A7AAF" w:rsidDel="008400C4">
          <w:rPr>
            <w:rFonts w:cs="Times New Roman"/>
            <w:sz w:val="24"/>
            <w:szCs w:val="24"/>
          </w:rPr>
          <w:delText xml:space="preserve"> </w:delText>
        </w:r>
        <w:r w:rsidR="009B733D" w:rsidDel="008400C4">
          <w:rPr>
            <w:rFonts w:cs="Times New Roman"/>
            <w:sz w:val="24"/>
            <w:szCs w:val="24"/>
          </w:rPr>
          <w:delText>100 years</w:delText>
        </w:r>
        <w:r w:rsidR="00E01AE0" w:rsidDel="008400C4">
          <w:rPr>
            <w:rFonts w:cs="Times New Roman"/>
            <w:sz w:val="24"/>
            <w:szCs w:val="24"/>
          </w:rPr>
          <w:delText xml:space="preserve">, </w:delText>
        </w:r>
        <w:r w:rsidR="0070683E" w:rsidDel="008400C4">
          <w:rPr>
            <w:rFonts w:cs="Times New Roman"/>
            <w:sz w:val="24"/>
            <w:szCs w:val="24"/>
          </w:rPr>
          <w:delText xml:space="preserve">indicating </w:delText>
        </w:r>
        <w:r w:rsidR="0063073D" w:rsidRPr="0063073D" w:rsidDel="008400C4">
          <w:rPr>
            <w:rFonts w:cs="Times New Roman"/>
            <w:sz w:val="24"/>
            <w:szCs w:val="24"/>
          </w:rPr>
          <w:delText xml:space="preserve">that </w:delText>
        </w:r>
        <w:r w:rsidR="00C56567" w:rsidDel="008400C4">
          <w:rPr>
            <w:rFonts w:cs="Times New Roman"/>
            <w:sz w:val="24"/>
            <w:szCs w:val="24"/>
          </w:rPr>
          <w:delText>sustaining groundwater pumping for longer periods was associated with lower population</w:delText>
        </w:r>
        <w:r w:rsidR="0063073D" w:rsidRPr="0063073D" w:rsidDel="008400C4">
          <w:rPr>
            <w:rFonts w:cs="Times New Roman"/>
            <w:sz w:val="24"/>
            <w:szCs w:val="24"/>
          </w:rPr>
          <w:delText xml:space="preserve"> across both climate conditions. </w:delText>
        </w:r>
        <w:r w:rsidR="000B6F9B" w:rsidDel="008400C4">
          <w:rPr>
            <w:rFonts w:cs="Times New Roman"/>
            <w:sz w:val="24"/>
            <w:szCs w:val="24"/>
          </w:rPr>
          <w:delText xml:space="preserve"> </w:delText>
        </w:r>
        <w:r w:rsidRPr="0063073D" w:rsidDel="008400C4">
          <w:rPr>
            <w:rFonts w:cs="Times New Roman"/>
            <w:sz w:val="24"/>
            <w:szCs w:val="24"/>
          </w:rPr>
          <w:delText xml:space="preserve">The trajectories </w:delText>
        </w:r>
        <w:r w:rsidR="007C7989" w:rsidDel="008400C4">
          <w:rPr>
            <w:rFonts w:cs="Times New Roman"/>
            <w:sz w:val="24"/>
            <w:szCs w:val="24"/>
          </w:rPr>
          <w:delText xml:space="preserve">of </w:delText>
        </w:r>
        <w:r w:rsidR="007C7989" w:rsidRPr="0063073D" w:rsidDel="008400C4">
          <w:rPr>
            <w:rFonts w:cs="Times New Roman"/>
            <w:sz w:val="24"/>
            <w:szCs w:val="24"/>
          </w:rPr>
          <w:delText>reservoir</w:delText>
        </w:r>
        <w:r w:rsidR="007C7989" w:rsidDel="008400C4">
          <w:rPr>
            <w:rFonts w:cs="Times New Roman"/>
            <w:sz w:val="24"/>
            <w:szCs w:val="24"/>
          </w:rPr>
          <w:delText xml:space="preserve">s </w:delText>
        </w:r>
        <w:r w:rsidRPr="0063073D" w:rsidDel="008400C4">
          <w:rPr>
            <w:rFonts w:cs="Times New Roman"/>
            <w:sz w:val="24"/>
            <w:szCs w:val="24"/>
          </w:rPr>
          <w:delText xml:space="preserve">provide additional evidence of the </w:delText>
        </w:r>
        <w:r w:rsidR="007C7989" w:rsidDel="008400C4">
          <w:rPr>
            <w:rFonts w:cs="Times New Roman"/>
            <w:sz w:val="24"/>
            <w:szCs w:val="24"/>
          </w:rPr>
          <w:delText>influences</w:delText>
        </w:r>
        <w:r w:rsidRPr="0063073D" w:rsidDel="008400C4">
          <w:rPr>
            <w:rFonts w:cs="Times New Roman"/>
            <w:sz w:val="24"/>
            <w:szCs w:val="24"/>
          </w:rPr>
          <w:delText xml:space="preserve"> of reduced river flows </w:delText>
        </w:r>
        <w:r w:rsidR="007C7989" w:rsidDel="008400C4">
          <w:rPr>
            <w:rFonts w:cs="Times New Roman"/>
            <w:sz w:val="24"/>
            <w:szCs w:val="24"/>
          </w:rPr>
          <w:delText xml:space="preserve">on the growth frontier </w:delText>
        </w:r>
        <w:r w:rsidRPr="0063073D" w:rsidDel="008400C4">
          <w:rPr>
            <w:rFonts w:cs="Times New Roman"/>
            <w:sz w:val="24"/>
            <w:szCs w:val="24"/>
          </w:rPr>
          <w:delText xml:space="preserve">(Fig. 6). </w:delText>
        </w:r>
        <w:r w:rsidR="007C7989" w:rsidDel="008400C4">
          <w:rPr>
            <w:rFonts w:cs="Times New Roman"/>
            <w:sz w:val="24"/>
            <w:szCs w:val="24"/>
          </w:rPr>
          <w:delText xml:space="preserve"> </w:delText>
        </w:r>
        <w:r w:rsidR="007C7989" w:rsidRPr="0063073D" w:rsidDel="008400C4">
          <w:rPr>
            <w:rFonts w:cs="Times New Roman"/>
            <w:sz w:val="24"/>
            <w:szCs w:val="24"/>
          </w:rPr>
          <w:delText>The reduced-flow condition generally lower</w:delText>
        </w:r>
        <w:r w:rsidR="00954723" w:rsidDel="008400C4">
          <w:rPr>
            <w:rFonts w:cs="Times New Roman"/>
            <w:sz w:val="24"/>
            <w:szCs w:val="24"/>
          </w:rPr>
          <w:delText>ed</w:delText>
        </w:r>
        <w:r w:rsidR="007C7989" w:rsidRPr="0063073D" w:rsidDel="008400C4">
          <w:rPr>
            <w:rFonts w:cs="Times New Roman"/>
            <w:sz w:val="24"/>
            <w:szCs w:val="24"/>
          </w:rPr>
          <w:delText xml:space="preserve"> reservoir storage,</w:delText>
        </w:r>
        <w:r w:rsidR="00954723" w:rsidDel="008400C4">
          <w:rPr>
            <w:rFonts w:cs="Times New Roman"/>
            <w:sz w:val="24"/>
            <w:szCs w:val="24"/>
          </w:rPr>
          <w:delText xml:space="preserve"> with the clearest divergence between climate conditions occurring in Lake Mead and Lake Powell, whereas Salt-Verde storage remained relatively similar</w:delText>
        </w:r>
        <w:r w:rsidRPr="0063073D" w:rsidDel="008400C4">
          <w:rPr>
            <w:rFonts w:cs="Times New Roman"/>
            <w:sz w:val="24"/>
            <w:szCs w:val="24"/>
          </w:rPr>
          <w:delText xml:space="preserve">. </w:delText>
        </w:r>
        <w:r w:rsidR="007C7989" w:rsidDel="008400C4">
          <w:rPr>
            <w:rFonts w:cs="Times New Roman"/>
            <w:sz w:val="24"/>
            <w:szCs w:val="24"/>
          </w:rPr>
          <w:delText xml:space="preserve"> </w:delText>
        </w:r>
        <w:r w:rsidRPr="0063073D" w:rsidDel="008400C4">
          <w:rPr>
            <w:rFonts w:cs="Times New Roman"/>
            <w:sz w:val="24"/>
            <w:szCs w:val="24"/>
          </w:rPr>
          <w:delText>Th</w:delText>
        </w:r>
        <w:r w:rsidR="00792E98" w:rsidDel="008400C4">
          <w:rPr>
            <w:rFonts w:cs="Times New Roman"/>
            <w:sz w:val="24"/>
            <w:szCs w:val="24"/>
          </w:rPr>
          <w:delText>us, th</w:delText>
        </w:r>
        <w:r w:rsidRPr="0063073D" w:rsidDel="008400C4">
          <w:rPr>
            <w:rFonts w:cs="Times New Roman"/>
            <w:sz w:val="24"/>
            <w:szCs w:val="24"/>
          </w:rPr>
          <w:delText xml:space="preserve">e climate </w:delText>
        </w:r>
        <w:r w:rsidR="00792E98" w:rsidDel="008400C4">
          <w:rPr>
            <w:rFonts w:cs="Times New Roman"/>
            <w:sz w:val="24"/>
            <w:szCs w:val="24"/>
          </w:rPr>
          <w:delText>influences on the population growth frontier, conditioned by policy choices, were largely attributable to changes in</w:delText>
        </w:r>
        <w:r w:rsidRPr="0063073D" w:rsidDel="008400C4">
          <w:rPr>
            <w:rFonts w:cs="Times New Roman"/>
            <w:sz w:val="24"/>
            <w:szCs w:val="24"/>
          </w:rPr>
          <w:delText xml:space="preserve"> the Colorado River reservoir system.</w:delText>
        </w:r>
      </w:del>
    </w:p>
    <w:p w14:paraId="5069A5D2" w14:textId="565259C2" w:rsidR="0063073D" w:rsidRPr="00130115" w:rsidDel="008400C4" w:rsidRDefault="003C05F6" w:rsidP="005A7AAF">
      <w:pPr>
        <w:pStyle w:val="Heading3"/>
        <w:rPr>
          <w:del w:id="151" w:author="Joshua Gilman" w:date="2026-10-09T10:19:00Z" w16du:dateUtc="2026-10-09T17:19:00Z"/>
        </w:rPr>
      </w:pPr>
      <w:del w:id="152" w:author="Joshua Gilman" w:date="2026-10-09T10:19:00Z" w16du:dateUtc="2026-10-09T17:19:00Z">
        <w:r w:rsidRPr="00130115" w:rsidDel="008400C4">
          <w:delText>3.3.2 Policy-related differences in projected population</w:delText>
        </w:r>
      </w:del>
    </w:p>
    <w:p w14:paraId="000B5138" w14:textId="457D257B" w:rsidR="00B50A0A" w:rsidDel="008400C4" w:rsidRDefault="003C05F6" w:rsidP="0044318D">
      <w:pPr>
        <w:adjustRightInd w:val="0"/>
        <w:snapToGrid w:val="0"/>
        <w:spacing w:after="0" w:line="360" w:lineRule="auto"/>
        <w:rPr>
          <w:del w:id="153" w:author="Joshua Gilman" w:date="2026-10-09T10:19:00Z" w16du:dateUtc="2026-10-09T17:19:00Z"/>
          <w:rFonts w:cs="Times New Roman"/>
          <w:sz w:val="24"/>
          <w:szCs w:val="24"/>
        </w:rPr>
      </w:pPr>
      <w:del w:id="154" w:author="Joshua Gilman" w:date="2026-10-09T10:19:00Z" w16du:dateUtc="2026-10-09T17:19:00Z">
        <w:r w:rsidRPr="1A0C8051" w:rsidDel="008400C4">
          <w:rPr>
            <w:rFonts w:cs="Times New Roman"/>
            <w:sz w:val="24"/>
            <w:szCs w:val="24"/>
          </w:rPr>
          <w:delText>E</w:delText>
        </w:r>
        <w:r w:rsidR="533850A1" w:rsidRPr="1A0C8051" w:rsidDel="008400C4">
          <w:rPr>
            <w:rFonts w:cs="Times New Roman"/>
            <w:sz w:val="24"/>
            <w:szCs w:val="24"/>
          </w:rPr>
          <w:delText xml:space="preserve">nvironmental-flow allocation </w:delText>
        </w:r>
        <w:r w:rsidR="1A848732" w:rsidRPr="1A0C8051" w:rsidDel="008400C4">
          <w:rPr>
            <w:rFonts w:cs="Times New Roman"/>
            <w:sz w:val="24"/>
            <w:szCs w:val="24"/>
          </w:rPr>
          <w:delText>produced little visible change in</w:delText>
        </w:r>
        <w:r w:rsidRPr="1A0C8051" w:rsidDel="008400C4">
          <w:rPr>
            <w:rFonts w:cs="Times New Roman"/>
            <w:sz w:val="24"/>
            <w:szCs w:val="24"/>
          </w:rPr>
          <w:delText xml:space="preserve"> the projected </w:delText>
        </w:r>
        <w:r w:rsidR="14B689BA" w:rsidRPr="1A0C8051" w:rsidDel="008400C4">
          <w:rPr>
            <w:rFonts w:cs="Times New Roman"/>
            <w:sz w:val="24"/>
            <w:szCs w:val="24"/>
          </w:rPr>
          <w:delText>growth frontier</w:delText>
        </w:r>
        <w:r w:rsidRPr="1A0C8051" w:rsidDel="008400C4">
          <w:rPr>
            <w:rFonts w:cs="Times New Roman"/>
            <w:sz w:val="24"/>
            <w:szCs w:val="24"/>
          </w:rPr>
          <w:delText>: a</w:delText>
        </w:r>
        <w:r w:rsidR="533850A1" w:rsidRPr="1A0C8051" w:rsidDel="008400C4">
          <w:rPr>
            <w:rFonts w:cs="Times New Roman"/>
            <w:sz w:val="24"/>
            <w:szCs w:val="24"/>
          </w:rPr>
          <w:delText xml:space="preserve">llocating 80,000 acre-feet to environmental flows </w:delText>
        </w:r>
        <w:r w:rsidR="3717F105" w:rsidRPr="1A0C8051" w:rsidDel="008400C4">
          <w:rPr>
            <w:rFonts w:cs="Times New Roman"/>
            <w:sz w:val="24"/>
            <w:szCs w:val="24"/>
          </w:rPr>
          <w:delText>resulted</w:delText>
        </w:r>
        <w:r w:rsidR="533850A1" w:rsidRPr="1A0C8051" w:rsidDel="008400C4">
          <w:rPr>
            <w:rFonts w:cs="Times New Roman"/>
            <w:sz w:val="24"/>
            <w:szCs w:val="24"/>
          </w:rPr>
          <w:delText xml:space="preserve"> in population distributions </w:delText>
        </w:r>
        <w:r w:rsidR="3717F105" w:rsidRPr="1A0C8051" w:rsidDel="008400C4">
          <w:rPr>
            <w:rFonts w:cs="Times New Roman"/>
            <w:sz w:val="24"/>
            <w:szCs w:val="24"/>
          </w:rPr>
          <w:delText>that closely overlapped those under</w:delText>
        </w:r>
        <w:r w:rsidR="533850A1" w:rsidRPr="1A0C8051" w:rsidDel="008400C4">
          <w:rPr>
            <w:rFonts w:cs="Times New Roman"/>
            <w:sz w:val="24"/>
            <w:szCs w:val="24"/>
          </w:rPr>
          <w:delText xml:space="preserve"> the zero-allocation condition</w:delText>
        </w:r>
        <w:r w:rsidR="5E9E9A72" w:rsidRPr="1A0C8051" w:rsidDel="008400C4">
          <w:rPr>
            <w:rFonts w:cs="Times New Roman"/>
            <w:sz w:val="24"/>
            <w:szCs w:val="24"/>
          </w:rPr>
          <w:delText xml:space="preserve"> (Fig. 5)</w:delText>
        </w:r>
        <w:r w:rsidR="533850A1" w:rsidRPr="1A0C8051" w:rsidDel="008400C4">
          <w:rPr>
            <w:rFonts w:cs="Times New Roman"/>
            <w:sz w:val="24"/>
            <w:szCs w:val="24"/>
          </w:rPr>
          <w:delText xml:space="preserve">. </w:delText>
        </w:r>
        <w:r w:rsidRPr="1A0C8051" w:rsidDel="008400C4">
          <w:rPr>
            <w:rFonts w:cs="Times New Roman"/>
            <w:sz w:val="24"/>
            <w:szCs w:val="24"/>
          </w:rPr>
          <w:delText xml:space="preserve"> </w:delText>
        </w:r>
        <w:r w:rsidR="1F1C2765" w:rsidRPr="1A0C8051" w:rsidDel="008400C4">
          <w:rPr>
            <w:rFonts w:cs="Times New Roman"/>
            <w:sz w:val="24"/>
            <w:szCs w:val="24"/>
          </w:rPr>
          <w:delText>However, t</w:delText>
        </w:r>
        <w:r w:rsidR="533850A1" w:rsidRPr="1A0C8051" w:rsidDel="008400C4">
          <w:rPr>
            <w:rFonts w:cs="Times New Roman"/>
            <w:sz w:val="24"/>
            <w:szCs w:val="24"/>
          </w:rPr>
          <w:delText xml:space="preserve">hese </w:delText>
        </w:r>
        <w:r w:rsidRPr="1A0C8051" w:rsidDel="008400C4">
          <w:rPr>
            <w:rFonts w:cs="Times New Roman"/>
            <w:sz w:val="24"/>
            <w:szCs w:val="24"/>
          </w:rPr>
          <w:delText>results</w:delText>
        </w:r>
        <w:r w:rsidR="533850A1" w:rsidRPr="1A0C8051" w:rsidDel="008400C4">
          <w:rPr>
            <w:rFonts w:cs="Times New Roman"/>
            <w:sz w:val="24"/>
            <w:szCs w:val="24"/>
          </w:rPr>
          <w:delText xml:space="preserve"> </w:delText>
        </w:r>
        <w:r w:rsidR="1F1C2765" w:rsidRPr="1A0C8051" w:rsidDel="008400C4">
          <w:rPr>
            <w:rFonts w:cs="Times New Roman"/>
            <w:sz w:val="24"/>
            <w:szCs w:val="24"/>
          </w:rPr>
          <w:delText>did not include the effects of environmental flows on ecological conditions, agricultural production, or other social</w:delText>
        </w:r>
        <w:r w:rsidR="173B83E8" w:rsidRPr="1A0C8051" w:rsidDel="008400C4">
          <w:rPr>
            <w:rFonts w:cs="Times New Roman"/>
            <w:sz w:val="24"/>
            <w:szCs w:val="24"/>
          </w:rPr>
          <w:delText xml:space="preserve"> and </w:delText>
        </w:r>
        <w:r w:rsidR="1F1C2765" w:rsidRPr="1A0C8051" w:rsidDel="008400C4">
          <w:rPr>
            <w:rFonts w:cs="Times New Roman"/>
            <w:sz w:val="24"/>
            <w:szCs w:val="24"/>
          </w:rPr>
          <w:delText xml:space="preserve">environmental outcomes.  Thus, they </w:delText>
        </w:r>
        <w:r w:rsidR="533850A1" w:rsidRPr="1A0C8051" w:rsidDel="008400C4">
          <w:rPr>
            <w:rFonts w:cs="Times New Roman"/>
            <w:sz w:val="24"/>
            <w:szCs w:val="24"/>
          </w:rPr>
          <w:delText xml:space="preserve">apply only to projected metropolitan population </w:delText>
        </w:r>
        <w:r w:rsidR="501CF85B" w:rsidRPr="1A0C8051" w:rsidDel="008400C4">
          <w:rPr>
            <w:rFonts w:cs="Times New Roman"/>
            <w:sz w:val="24"/>
            <w:szCs w:val="24"/>
          </w:rPr>
          <w:delText>under the evaluated</w:delText>
        </w:r>
        <w:r w:rsidR="533850A1" w:rsidRPr="1A0C8051" w:rsidDel="008400C4">
          <w:rPr>
            <w:rFonts w:cs="Times New Roman"/>
            <w:sz w:val="24"/>
            <w:szCs w:val="24"/>
          </w:rPr>
          <w:delText xml:space="preserve"> </w:delText>
        </w:r>
        <w:r w:rsidR="009B733D" w:rsidDel="008400C4">
          <w:rPr>
            <w:rFonts w:cs="Times New Roman"/>
            <w:sz w:val="24"/>
            <w:szCs w:val="24"/>
          </w:rPr>
          <w:delText>GSI values</w:delText>
        </w:r>
        <w:r w:rsidR="1F1C2765" w:rsidRPr="1A0C8051" w:rsidDel="008400C4">
          <w:rPr>
            <w:rFonts w:cs="Times New Roman"/>
            <w:sz w:val="24"/>
            <w:szCs w:val="24"/>
          </w:rPr>
          <w:delText xml:space="preserve">.  </w:delText>
        </w:r>
      </w:del>
    </w:p>
    <w:p w14:paraId="4D378259" w14:textId="4E65D85C" w:rsidR="00B408FC" w:rsidDel="008400C4" w:rsidRDefault="003C05F6" w:rsidP="00407B35">
      <w:pPr>
        <w:adjustRightInd w:val="0"/>
        <w:snapToGrid w:val="0"/>
        <w:spacing w:after="0" w:line="360" w:lineRule="auto"/>
        <w:ind w:firstLine="720"/>
        <w:rPr>
          <w:del w:id="155" w:author="Joshua Gilman" w:date="2026-10-09T10:19:00Z" w16du:dateUtc="2026-10-09T17:19:00Z"/>
          <w:rFonts w:cs="Times New Roman"/>
          <w:sz w:val="24"/>
          <w:szCs w:val="24"/>
        </w:rPr>
      </w:pPr>
      <w:del w:id="156" w:author="Joshua Gilman" w:date="2026-10-09T10:19:00Z" w16du:dateUtc="2026-10-09T17:19:00Z">
        <w:r w:rsidRPr="1A0C8051" w:rsidDel="008400C4">
          <w:rPr>
            <w:rFonts w:cs="Times New Roman"/>
            <w:sz w:val="24"/>
            <w:szCs w:val="24"/>
          </w:rPr>
          <w:delText xml:space="preserve">Municipal water-use efficiency </w:delText>
        </w:r>
        <w:r w:rsidR="0CEABA2D" w:rsidRPr="1A0C8051" w:rsidDel="008400C4">
          <w:rPr>
            <w:rFonts w:cs="Times New Roman"/>
            <w:sz w:val="24"/>
            <w:szCs w:val="24"/>
          </w:rPr>
          <w:delText>was associated with changes in</w:delText>
        </w:r>
        <w:r w:rsidRPr="1A0C8051" w:rsidDel="008400C4">
          <w:rPr>
            <w:rFonts w:cs="Times New Roman"/>
            <w:sz w:val="24"/>
            <w:szCs w:val="24"/>
          </w:rPr>
          <w:delText xml:space="preserve"> the projected population distributions, but the pattern was not monotonic across its three levels.  The highest efficiency level, corresponding to a 45% reduction in per capita water use, was generally associated with higher projected populations than the intermediate level.  However, the 25% reduction level sometimes had a lower median than either the 3.2% or 45% reduction level (Fig. 5).  </w:delText>
        </w:r>
        <w:r w:rsidR="240774E5" w:rsidRPr="1A0C8051" w:rsidDel="008400C4">
          <w:rPr>
            <w:rFonts w:cs="Times New Roman"/>
            <w:sz w:val="24"/>
            <w:szCs w:val="24"/>
          </w:rPr>
          <w:delText>These patterns are consistent with those revealed in</w:delText>
        </w:r>
        <w:r w:rsidR="5B78809F" w:rsidRPr="1A0C8051" w:rsidDel="008400C4">
          <w:rPr>
            <w:rFonts w:cs="Times New Roman"/>
            <w:sz w:val="24"/>
            <w:szCs w:val="24"/>
          </w:rPr>
          <w:delText xml:space="preserve"> the municipal</w:delText>
        </w:r>
        <w:r w:rsidR="511798A6" w:rsidRPr="1A0C8051" w:rsidDel="008400C4">
          <w:rPr>
            <w:rFonts w:cs="Times New Roman"/>
            <w:sz w:val="24"/>
            <w:szCs w:val="24"/>
          </w:rPr>
          <w:delText xml:space="preserve"> water</w:delText>
        </w:r>
        <w:r w:rsidR="5B78809F" w:rsidRPr="1A0C8051" w:rsidDel="008400C4">
          <w:rPr>
            <w:rFonts w:cs="Times New Roman"/>
            <w:sz w:val="24"/>
            <w:szCs w:val="24"/>
          </w:rPr>
          <w:delText>-</w:delText>
        </w:r>
        <w:r w:rsidR="511798A6" w:rsidRPr="1A0C8051" w:rsidDel="008400C4">
          <w:rPr>
            <w:rFonts w:cs="Times New Roman"/>
            <w:sz w:val="24"/>
            <w:szCs w:val="24"/>
          </w:rPr>
          <w:delText xml:space="preserve">use </w:delText>
        </w:r>
        <w:r w:rsidR="5B78809F" w:rsidRPr="1A0C8051" w:rsidDel="008400C4">
          <w:rPr>
            <w:rFonts w:cs="Times New Roman"/>
            <w:sz w:val="24"/>
            <w:szCs w:val="24"/>
          </w:rPr>
          <w:delText xml:space="preserve">efficiency heatmaps </w:delText>
        </w:r>
        <w:r w:rsidR="240774E5" w:rsidRPr="1A0C8051" w:rsidDel="008400C4">
          <w:rPr>
            <w:rFonts w:cs="Times New Roman"/>
            <w:sz w:val="24"/>
            <w:szCs w:val="24"/>
          </w:rPr>
          <w:delText>(</w:delText>
        </w:r>
        <w:r w:rsidR="5B78809F" w:rsidRPr="1A0C8051" w:rsidDel="008400C4">
          <w:rPr>
            <w:rFonts w:cs="Times New Roman"/>
            <w:sz w:val="24"/>
            <w:szCs w:val="24"/>
          </w:rPr>
          <w:delText>Fig. 7</w:delText>
        </w:r>
        <w:r w:rsidR="240774E5" w:rsidRPr="1A0C8051" w:rsidDel="008400C4">
          <w:rPr>
            <w:rFonts w:cs="Times New Roman"/>
            <w:sz w:val="24"/>
            <w:szCs w:val="24"/>
          </w:rPr>
          <w:delText>)</w:delText>
        </w:r>
        <w:r w:rsidR="5B78809F" w:rsidRPr="1A0C8051" w:rsidDel="008400C4">
          <w:rPr>
            <w:rFonts w:cs="Times New Roman"/>
            <w:sz w:val="24"/>
            <w:szCs w:val="24"/>
          </w:rPr>
          <w:delText xml:space="preserve">. </w:delText>
        </w:r>
        <w:r w:rsidR="240774E5" w:rsidRPr="1A0C8051" w:rsidDel="008400C4">
          <w:rPr>
            <w:rFonts w:cs="Times New Roman"/>
            <w:sz w:val="24"/>
            <w:szCs w:val="24"/>
          </w:rPr>
          <w:delText xml:space="preserve"> </w:delText>
        </w:r>
      </w:del>
    </w:p>
    <w:p w14:paraId="6590623A" w14:textId="25A045A8" w:rsidR="0065573B" w:rsidRPr="0063073D" w:rsidDel="008400C4" w:rsidRDefault="003C05F6" w:rsidP="00407B35">
      <w:pPr>
        <w:adjustRightInd w:val="0"/>
        <w:snapToGrid w:val="0"/>
        <w:spacing w:after="0" w:line="360" w:lineRule="auto"/>
        <w:ind w:firstLine="720"/>
        <w:rPr>
          <w:del w:id="157" w:author="Joshua Gilman" w:date="2026-10-09T10:19:00Z" w16du:dateUtc="2026-10-09T17:19:00Z"/>
          <w:rFonts w:cs="Times New Roman"/>
          <w:sz w:val="24"/>
          <w:szCs w:val="24"/>
        </w:rPr>
      </w:pPr>
      <w:del w:id="158" w:author="Joshua Gilman" w:date="2026-10-09T10:19:00Z" w16du:dateUtc="2026-10-09T17:19:00Z">
        <w:r w:rsidRPr="00E13080" w:rsidDel="008400C4">
          <w:rPr>
            <w:rFonts w:cs="Times New Roman"/>
            <w:sz w:val="24"/>
            <w:szCs w:val="24"/>
          </w:rPr>
          <w:delText>A</w:delText>
        </w:r>
        <w:r w:rsidDel="008400C4">
          <w:rPr>
            <w:rFonts w:cs="Times New Roman"/>
            <w:sz w:val="24"/>
            <w:szCs w:val="24"/>
          </w:rPr>
          <w:delText>ltering a</w:delText>
        </w:r>
        <w:r w:rsidRPr="00E13080" w:rsidDel="008400C4">
          <w:rPr>
            <w:rFonts w:cs="Times New Roman"/>
            <w:sz w:val="24"/>
            <w:szCs w:val="24"/>
          </w:rPr>
          <w:delText>gricultural water-use efficiency</w:delText>
        </w:r>
        <w:r w:rsidDel="008400C4">
          <w:rPr>
            <w:rFonts w:cs="Times New Roman"/>
            <w:sz w:val="24"/>
            <w:szCs w:val="24"/>
          </w:rPr>
          <w:delText xml:space="preserve"> also</w:delText>
        </w:r>
        <w:r w:rsidRPr="00E13080" w:rsidDel="008400C4">
          <w:rPr>
            <w:rFonts w:cs="Times New Roman"/>
            <w:sz w:val="24"/>
            <w:szCs w:val="24"/>
          </w:rPr>
          <w:delText xml:space="preserve"> produced comparatively small changes in projected population distributions</w:delText>
        </w:r>
        <w:r w:rsidR="00923D93" w:rsidDel="008400C4">
          <w:rPr>
            <w:rFonts w:cs="Times New Roman"/>
            <w:sz w:val="24"/>
            <w:szCs w:val="24"/>
          </w:rPr>
          <w:delText>,</w:delText>
        </w:r>
        <w:r w:rsidR="001F046B" w:rsidDel="008400C4">
          <w:rPr>
            <w:rFonts w:cs="Times New Roman"/>
            <w:sz w:val="24"/>
            <w:szCs w:val="24"/>
          </w:rPr>
          <w:delText xml:space="preserve"> which</w:delText>
        </w:r>
        <w:r w:rsidRPr="00E13080" w:rsidDel="008400C4">
          <w:rPr>
            <w:rFonts w:cs="Times New Roman"/>
            <w:sz w:val="24"/>
            <w:szCs w:val="24"/>
          </w:rPr>
          <w:delText xml:space="preserve"> overlapped substantially across the three efficiency levels</w:delText>
        </w:r>
        <w:r w:rsidR="001F046B" w:rsidDel="008400C4">
          <w:rPr>
            <w:rFonts w:cs="Times New Roman"/>
            <w:sz w:val="24"/>
            <w:szCs w:val="24"/>
          </w:rPr>
          <w:delText xml:space="preserve"> (Fig. 5).  </w:delText>
        </w:r>
        <w:r w:rsidRPr="00E13080" w:rsidDel="008400C4">
          <w:rPr>
            <w:rFonts w:cs="Times New Roman"/>
            <w:sz w:val="24"/>
            <w:szCs w:val="24"/>
          </w:rPr>
          <w:delText xml:space="preserve">Differences were more visible under the intermediate groundwater conditions but largely </w:delText>
        </w:r>
        <w:r w:rsidR="000740E5" w:rsidDel="008400C4">
          <w:rPr>
            <w:rFonts w:cs="Times New Roman"/>
            <w:sz w:val="24"/>
            <w:szCs w:val="24"/>
          </w:rPr>
          <w:delText>converged</w:delText>
        </w:r>
        <w:r w:rsidRPr="00E13080" w:rsidDel="008400C4">
          <w:rPr>
            <w:rFonts w:cs="Times New Roman"/>
            <w:sz w:val="24"/>
            <w:szCs w:val="24"/>
          </w:rPr>
          <w:delText xml:space="preserve"> under the 100-year condition.</w:delText>
        </w:r>
        <w:r w:rsidR="00637D2F" w:rsidDel="008400C4">
          <w:rPr>
            <w:rFonts w:cs="Times New Roman"/>
            <w:sz w:val="24"/>
            <w:szCs w:val="24"/>
          </w:rPr>
          <w:delText xml:space="preserve">  </w:delText>
        </w:r>
        <w:r w:rsidRPr="0063073D" w:rsidDel="008400C4">
          <w:rPr>
            <w:rFonts w:cs="Times New Roman"/>
            <w:sz w:val="24"/>
            <w:szCs w:val="24"/>
          </w:rPr>
          <w:delText>Th</w:delText>
        </w:r>
        <w:r w:rsidR="00932B69" w:rsidDel="008400C4">
          <w:rPr>
            <w:rFonts w:cs="Times New Roman"/>
            <w:sz w:val="24"/>
            <w:szCs w:val="24"/>
          </w:rPr>
          <w:delText>is pattern is consistent with the</w:delText>
        </w:r>
        <w:r w:rsidRPr="0063073D" w:rsidDel="008400C4">
          <w:rPr>
            <w:rFonts w:cs="Times New Roman"/>
            <w:sz w:val="24"/>
            <w:szCs w:val="24"/>
          </w:rPr>
          <w:delText xml:space="preserve"> agricultural-efficiency heatmaps</w:delText>
        </w:r>
        <w:r w:rsidR="00932B69" w:rsidDel="008400C4">
          <w:rPr>
            <w:rFonts w:cs="Times New Roman"/>
            <w:sz w:val="24"/>
            <w:szCs w:val="24"/>
          </w:rPr>
          <w:delText xml:space="preserve"> </w:delText>
        </w:r>
        <w:r w:rsidR="00932B69" w:rsidRPr="0063073D" w:rsidDel="008400C4">
          <w:rPr>
            <w:rFonts w:cs="Times New Roman"/>
            <w:sz w:val="24"/>
            <w:szCs w:val="24"/>
          </w:rPr>
          <w:delText>(Fig. 7)</w:delText>
        </w:r>
        <w:r w:rsidR="00782FE3" w:rsidDel="008400C4">
          <w:rPr>
            <w:rFonts w:cs="Times New Roman"/>
            <w:sz w:val="24"/>
            <w:szCs w:val="24"/>
          </w:rPr>
          <w:delText>,</w:delText>
        </w:r>
        <w:r w:rsidRPr="0063073D" w:rsidDel="008400C4">
          <w:rPr>
            <w:rFonts w:cs="Times New Roman"/>
            <w:sz w:val="24"/>
            <w:szCs w:val="24"/>
          </w:rPr>
          <w:delText xml:space="preserve"> </w:delText>
        </w:r>
        <w:r w:rsidR="00932B69" w:rsidDel="008400C4">
          <w:rPr>
            <w:rFonts w:cs="Times New Roman"/>
            <w:sz w:val="24"/>
            <w:szCs w:val="24"/>
          </w:rPr>
          <w:delText xml:space="preserve">which </w:delText>
        </w:r>
        <w:r w:rsidRPr="0063073D" w:rsidDel="008400C4">
          <w:rPr>
            <w:rFonts w:cs="Times New Roman"/>
            <w:sz w:val="24"/>
            <w:szCs w:val="24"/>
          </w:rPr>
          <w:delText xml:space="preserve">show broadly similar transition patterns across the three tested levels. </w:delText>
        </w:r>
      </w:del>
    </w:p>
    <w:p w14:paraId="6F154700" w14:textId="3BE243CB" w:rsidR="009378A7" w:rsidDel="008400C4" w:rsidRDefault="003C05F6" w:rsidP="0063073D">
      <w:pPr>
        <w:adjustRightInd w:val="0"/>
        <w:snapToGrid w:val="0"/>
        <w:spacing w:after="0" w:line="360" w:lineRule="auto"/>
        <w:ind w:firstLine="720"/>
        <w:rPr>
          <w:del w:id="159" w:author="Joshua Gilman" w:date="2026-10-09T10:19:00Z" w16du:dateUtc="2026-10-09T17:19:00Z"/>
          <w:rFonts w:cs="Times New Roman"/>
          <w:sz w:val="24"/>
          <w:szCs w:val="24"/>
        </w:rPr>
      </w:pPr>
      <w:del w:id="160" w:author="Joshua Gilman" w:date="2026-10-09T10:19:00Z" w16du:dateUtc="2026-10-09T17:19:00Z">
        <w:r w:rsidDel="008400C4">
          <w:rPr>
            <w:rFonts w:cs="Times New Roman"/>
            <w:sz w:val="24"/>
            <w:szCs w:val="24"/>
          </w:rPr>
          <w:delText>Increasing a</w:delText>
        </w:r>
        <w:r w:rsidR="0063073D" w:rsidRPr="0063073D" w:rsidDel="008400C4">
          <w:rPr>
            <w:rFonts w:cs="Times New Roman"/>
            <w:sz w:val="24"/>
            <w:szCs w:val="24"/>
          </w:rPr>
          <w:delText xml:space="preserve">gricultural-to-urban water transfers </w:delText>
        </w:r>
        <w:r w:rsidR="006D0920" w:rsidDel="008400C4">
          <w:rPr>
            <w:rFonts w:cs="Times New Roman"/>
            <w:sz w:val="24"/>
            <w:szCs w:val="24"/>
          </w:rPr>
          <w:delText xml:space="preserve">consistently </w:delText>
        </w:r>
        <w:r w:rsidR="007D7A9B" w:rsidDel="008400C4">
          <w:rPr>
            <w:rFonts w:cs="Times New Roman"/>
            <w:sz w:val="24"/>
            <w:szCs w:val="24"/>
          </w:rPr>
          <w:delText>shifted</w:delText>
        </w:r>
        <w:r w:rsidR="006D0920" w:rsidDel="008400C4">
          <w:rPr>
            <w:rFonts w:cs="Times New Roman"/>
            <w:sz w:val="24"/>
            <w:szCs w:val="24"/>
          </w:rPr>
          <w:delText xml:space="preserve"> the</w:delText>
        </w:r>
        <w:r w:rsidR="0063073D" w:rsidRPr="0063073D" w:rsidDel="008400C4">
          <w:rPr>
            <w:rFonts w:cs="Times New Roman"/>
            <w:sz w:val="24"/>
            <w:szCs w:val="24"/>
          </w:rPr>
          <w:delText xml:space="preserve"> projected </w:delText>
        </w:r>
        <w:r w:rsidRPr="0063073D" w:rsidDel="008400C4">
          <w:rPr>
            <w:rFonts w:cs="Times New Roman"/>
            <w:sz w:val="24"/>
            <w:szCs w:val="24"/>
          </w:rPr>
          <w:delText xml:space="preserve">population distributions </w:delText>
        </w:r>
        <w:r w:rsidR="007D7A9B" w:rsidDel="008400C4">
          <w:rPr>
            <w:rFonts w:cs="Times New Roman"/>
            <w:sz w:val="24"/>
            <w:szCs w:val="24"/>
          </w:rPr>
          <w:delText>upward</w:delText>
        </w:r>
        <w:r w:rsidR="00D429A1" w:rsidDel="008400C4">
          <w:rPr>
            <w:rFonts w:cs="Times New Roman"/>
            <w:sz w:val="24"/>
            <w:szCs w:val="24"/>
          </w:rPr>
          <w:delText xml:space="preserve">, </w:delText>
        </w:r>
        <w:r w:rsidR="004E2AA5" w:rsidRPr="004E2AA5" w:rsidDel="008400C4">
          <w:rPr>
            <w:rFonts w:cs="Times New Roman"/>
            <w:sz w:val="24"/>
            <w:szCs w:val="24"/>
          </w:rPr>
          <w:delText xml:space="preserve">with the clearest increases in their medians occurring </w:delText>
        </w:r>
        <w:r w:rsidR="009B733D" w:rsidDel="008400C4">
          <w:rPr>
            <w:rFonts w:cs="Times New Roman"/>
            <w:sz w:val="24"/>
            <w:szCs w:val="24"/>
          </w:rPr>
          <w:delText>at GSI values of 80 and 90 years</w:delText>
        </w:r>
        <w:r w:rsidR="004E2AA5" w:rsidDel="008400C4">
          <w:rPr>
            <w:rFonts w:cs="Times New Roman"/>
            <w:sz w:val="24"/>
            <w:szCs w:val="24"/>
          </w:rPr>
          <w:delText xml:space="preserve"> </w:delText>
        </w:r>
        <w:r w:rsidR="0063073D" w:rsidRPr="0063073D" w:rsidDel="008400C4">
          <w:rPr>
            <w:rFonts w:cs="Times New Roman"/>
            <w:sz w:val="24"/>
            <w:szCs w:val="24"/>
          </w:rPr>
          <w:delText xml:space="preserve">(Fig. 5). </w:delText>
        </w:r>
        <w:r w:rsidDel="008400C4">
          <w:rPr>
            <w:rFonts w:cs="Times New Roman"/>
            <w:sz w:val="24"/>
            <w:szCs w:val="24"/>
          </w:rPr>
          <w:delText xml:space="preserve"> </w:delText>
        </w:r>
        <w:r w:rsidR="00881726" w:rsidDel="008400C4">
          <w:rPr>
            <w:rFonts w:cs="Times New Roman"/>
            <w:sz w:val="24"/>
            <w:szCs w:val="24"/>
          </w:rPr>
          <w:delText>At</w:delText>
        </w:r>
        <w:r w:rsidR="006B38E1" w:rsidRPr="006175E0" w:rsidDel="008400C4">
          <w:rPr>
            <w:rFonts w:cs="Times New Roman"/>
            <w:sz w:val="24"/>
            <w:szCs w:val="24"/>
          </w:rPr>
          <w:delText xml:space="preserve"> </w:delText>
        </w:r>
        <w:r w:rsidR="009B733D" w:rsidDel="008400C4">
          <w:rPr>
            <w:rFonts w:cs="Times New Roman"/>
            <w:sz w:val="24"/>
            <w:szCs w:val="24"/>
          </w:rPr>
          <w:delText>a GSI value of 100 years</w:delText>
        </w:r>
        <w:r w:rsidR="006B38E1" w:rsidRPr="006175E0" w:rsidDel="008400C4">
          <w:rPr>
            <w:rFonts w:cs="Times New Roman"/>
            <w:sz w:val="24"/>
            <w:szCs w:val="24"/>
          </w:rPr>
          <w:delText xml:space="preserve">, </w:delText>
        </w:r>
        <w:r w:rsidR="006175E0" w:rsidRPr="006175E0" w:rsidDel="008400C4">
          <w:rPr>
            <w:rFonts w:cs="Times New Roman"/>
            <w:sz w:val="24"/>
            <w:szCs w:val="24"/>
          </w:rPr>
          <w:delText>population distributions overlapped substantially</w:delText>
        </w:r>
        <w:r w:rsidR="00AC630E" w:rsidDel="008400C4">
          <w:rPr>
            <w:rFonts w:cs="Times New Roman"/>
            <w:sz w:val="24"/>
            <w:szCs w:val="24"/>
          </w:rPr>
          <w:delText xml:space="preserve"> and </w:delText>
        </w:r>
        <w:r w:rsidR="006B38E1" w:rsidDel="008400C4">
          <w:rPr>
            <w:rFonts w:cs="Times New Roman"/>
            <w:sz w:val="24"/>
            <w:szCs w:val="24"/>
          </w:rPr>
          <w:delText>their</w:delText>
        </w:r>
        <w:r w:rsidR="006175E0" w:rsidRPr="006175E0" w:rsidDel="008400C4">
          <w:rPr>
            <w:rFonts w:cs="Times New Roman"/>
            <w:sz w:val="24"/>
            <w:szCs w:val="24"/>
          </w:rPr>
          <w:delText xml:space="preserve"> medians remain</w:delText>
        </w:r>
        <w:r w:rsidR="00AC630E" w:rsidDel="008400C4">
          <w:rPr>
            <w:rFonts w:cs="Times New Roman"/>
            <w:sz w:val="24"/>
            <w:szCs w:val="24"/>
          </w:rPr>
          <w:delText>ed</w:delText>
        </w:r>
        <w:r w:rsidR="006175E0" w:rsidRPr="006175E0" w:rsidDel="008400C4">
          <w:rPr>
            <w:rFonts w:cs="Times New Roman"/>
            <w:sz w:val="24"/>
            <w:szCs w:val="24"/>
          </w:rPr>
          <w:delText xml:space="preserve"> comparatively low</w:delText>
        </w:r>
        <w:r w:rsidR="00AC2B40" w:rsidDel="008400C4">
          <w:rPr>
            <w:rFonts w:cs="Times New Roman"/>
            <w:sz w:val="24"/>
            <w:szCs w:val="24"/>
          </w:rPr>
          <w:delText>.  Nevertheless,</w:delText>
        </w:r>
        <w:r w:rsidR="006B38E1" w:rsidDel="008400C4">
          <w:rPr>
            <w:rFonts w:cs="Times New Roman"/>
            <w:sz w:val="24"/>
            <w:szCs w:val="24"/>
          </w:rPr>
          <w:delText xml:space="preserve"> </w:delText>
        </w:r>
        <w:r w:rsidR="006175E0" w:rsidRPr="006175E0" w:rsidDel="008400C4">
          <w:rPr>
            <w:rFonts w:cs="Times New Roman"/>
            <w:sz w:val="24"/>
            <w:szCs w:val="24"/>
          </w:rPr>
          <w:delText xml:space="preserve">transferring 50% or 100% of agricultural water to cities </w:delText>
        </w:r>
        <w:r w:rsidR="00034955" w:rsidDel="008400C4">
          <w:rPr>
            <w:rFonts w:cs="Times New Roman"/>
            <w:sz w:val="24"/>
            <w:szCs w:val="24"/>
          </w:rPr>
          <w:delText xml:space="preserve">still </w:delText>
        </w:r>
        <w:r w:rsidR="006175E0" w:rsidRPr="006175E0" w:rsidDel="008400C4">
          <w:rPr>
            <w:rFonts w:cs="Times New Roman"/>
            <w:sz w:val="24"/>
            <w:szCs w:val="24"/>
          </w:rPr>
          <w:delText>expanded the upper feasible population range</w:delText>
        </w:r>
        <w:r w:rsidR="00002376" w:rsidDel="008400C4">
          <w:rPr>
            <w:rFonts w:cs="Times New Roman"/>
            <w:sz w:val="24"/>
            <w:szCs w:val="24"/>
          </w:rPr>
          <w:delText xml:space="preserve"> substantially</w:delText>
        </w:r>
        <w:r w:rsidR="006175E0" w:rsidRPr="006175E0" w:rsidDel="008400C4">
          <w:rPr>
            <w:rFonts w:cs="Times New Roman"/>
            <w:sz w:val="24"/>
            <w:szCs w:val="24"/>
          </w:rPr>
          <w:delText>.</w:delText>
        </w:r>
        <w:r w:rsidR="00E82B36" w:rsidDel="008400C4">
          <w:rPr>
            <w:rFonts w:cs="Times New Roman"/>
            <w:sz w:val="24"/>
            <w:szCs w:val="24"/>
          </w:rPr>
          <w:delText xml:space="preserve">  </w:delText>
        </w:r>
        <w:r w:rsidR="0063073D" w:rsidRPr="0063073D" w:rsidDel="008400C4">
          <w:rPr>
            <w:rFonts w:cs="Times New Roman"/>
            <w:sz w:val="24"/>
            <w:szCs w:val="24"/>
          </w:rPr>
          <w:delText>T</w:delText>
        </w:r>
        <w:r w:rsidR="00E62FC3" w:rsidDel="008400C4">
          <w:rPr>
            <w:rFonts w:cs="Times New Roman"/>
            <w:sz w:val="24"/>
            <w:szCs w:val="24"/>
          </w:rPr>
          <w:delText>his general trend is further supported by t</w:delText>
        </w:r>
        <w:r w:rsidR="0063073D" w:rsidRPr="0063073D" w:rsidDel="008400C4">
          <w:rPr>
            <w:rFonts w:cs="Times New Roman"/>
            <w:sz w:val="24"/>
            <w:szCs w:val="24"/>
          </w:rPr>
          <w:delText>he corresponding heatmaps</w:delText>
        </w:r>
        <w:r w:rsidR="00E62FC3" w:rsidDel="008400C4">
          <w:rPr>
            <w:rFonts w:cs="Times New Roman"/>
            <w:sz w:val="24"/>
            <w:szCs w:val="24"/>
          </w:rPr>
          <w:delText xml:space="preserve"> (Fig. 7), </w:delText>
        </w:r>
        <w:r w:rsidR="00DC5233" w:rsidDel="008400C4">
          <w:rPr>
            <w:rFonts w:cs="Times New Roman"/>
            <w:sz w:val="24"/>
            <w:szCs w:val="24"/>
          </w:rPr>
          <w:delText>which show</w:delText>
        </w:r>
        <w:r w:rsidR="0063073D" w:rsidRPr="0063073D" w:rsidDel="008400C4">
          <w:rPr>
            <w:rFonts w:cs="Times New Roman"/>
            <w:sz w:val="24"/>
            <w:szCs w:val="24"/>
          </w:rPr>
          <w:delText xml:space="preserve"> </w:delText>
        </w:r>
        <w:r w:rsidR="0084720B" w:rsidDel="008400C4">
          <w:rPr>
            <w:rFonts w:cs="Times New Roman"/>
            <w:sz w:val="24"/>
            <w:szCs w:val="24"/>
          </w:rPr>
          <w:delText>that</w:delText>
        </w:r>
        <w:r w:rsidR="0063073D" w:rsidRPr="0063073D" w:rsidDel="008400C4">
          <w:rPr>
            <w:rFonts w:cs="Times New Roman"/>
            <w:sz w:val="24"/>
            <w:szCs w:val="24"/>
          </w:rPr>
          <w:delText xml:space="preserve"> increasing agricultural water transfers expanded the combinations of population and </w:delText>
        </w:r>
        <w:r w:rsidR="000A33F2" w:rsidDel="008400C4">
          <w:rPr>
            <w:rFonts w:cs="Times New Roman"/>
            <w:sz w:val="24"/>
            <w:szCs w:val="24"/>
          </w:rPr>
          <w:delText>GSI</w:delText>
        </w:r>
        <w:r w:rsidR="00491C6B" w:rsidDel="008400C4">
          <w:rPr>
            <w:rFonts w:cs="Times New Roman"/>
            <w:sz w:val="24"/>
            <w:szCs w:val="24"/>
          </w:rPr>
          <w:delText xml:space="preserve"> thresholds attained by the model</w:delText>
        </w:r>
        <w:r w:rsidR="0063073D" w:rsidRPr="0063073D" w:rsidDel="008400C4">
          <w:rPr>
            <w:rFonts w:cs="Times New Roman"/>
            <w:sz w:val="24"/>
            <w:szCs w:val="24"/>
          </w:rPr>
          <w:delText>.</w:delText>
        </w:r>
        <w:r w:rsidR="00147973" w:rsidDel="008400C4">
          <w:rPr>
            <w:rFonts w:cs="Times New Roman"/>
            <w:sz w:val="24"/>
            <w:szCs w:val="24"/>
          </w:rPr>
          <w:delText xml:space="preserve">  </w:delText>
        </w:r>
      </w:del>
    </w:p>
    <w:p w14:paraId="3FABC124" w14:textId="45CE0B8B" w:rsidR="00EA08DF" w:rsidDel="008400C4" w:rsidRDefault="003C05F6" w:rsidP="00FE6A65">
      <w:pPr>
        <w:adjustRightInd w:val="0"/>
        <w:snapToGrid w:val="0"/>
        <w:spacing w:after="0" w:line="360" w:lineRule="auto"/>
        <w:ind w:firstLine="720"/>
        <w:rPr>
          <w:del w:id="161" w:author="Joshua Gilman" w:date="2026-10-09T10:19:00Z" w16du:dateUtc="2026-10-09T17:19:00Z"/>
        </w:rPr>
      </w:pPr>
      <w:del w:id="162" w:author="Joshua Gilman" w:date="2026-10-09T10:19:00Z" w16du:dateUtc="2026-10-09T17:19:00Z">
        <w:r w:rsidRPr="0063073D" w:rsidDel="008400C4">
          <w:rPr>
            <w:rFonts w:cs="Times New Roman"/>
            <w:sz w:val="24"/>
            <w:szCs w:val="24"/>
          </w:rPr>
          <w:delText xml:space="preserve">Supply augmentation </w:delText>
        </w:r>
        <w:r w:rsidR="003241DD" w:rsidDel="008400C4">
          <w:rPr>
            <w:rFonts w:cs="Times New Roman"/>
            <w:sz w:val="24"/>
            <w:szCs w:val="24"/>
          </w:rPr>
          <w:delText xml:space="preserve">also </w:delText>
        </w:r>
        <w:r w:rsidRPr="0063073D" w:rsidDel="008400C4">
          <w:rPr>
            <w:rFonts w:cs="Times New Roman"/>
            <w:sz w:val="24"/>
            <w:szCs w:val="24"/>
          </w:rPr>
          <w:delText xml:space="preserve">generally shifted </w:delText>
        </w:r>
        <w:r w:rsidR="00116BE5" w:rsidRPr="0063073D" w:rsidDel="008400C4">
          <w:rPr>
            <w:rFonts w:cs="Times New Roman"/>
            <w:sz w:val="24"/>
            <w:szCs w:val="24"/>
          </w:rPr>
          <w:delText>the growth frontier</w:delText>
        </w:r>
        <w:r w:rsidR="00573FBD" w:rsidDel="008400C4">
          <w:rPr>
            <w:rFonts w:cs="Times New Roman"/>
            <w:sz w:val="24"/>
            <w:szCs w:val="24"/>
          </w:rPr>
          <w:delText xml:space="preserve"> </w:delText>
        </w:r>
        <w:r w:rsidRPr="0063073D" w:rsidDel="008400C4">
          <w:rPr>
            <w:rFonts w:cs="Times New Roman"/>
            <w:sz w:val="24"/>
            <w:szCs w:val="24"/>
          </w:rPr>
          <w:delText>upward, but the differences among the 0%, 10%, and 20% levels were smaller and less consistent than those associated with agricultural-to-urban transfers (Figs. 5 and 7).</w:delText>
        </w:r>
        <w:r w:rsidR="003241DD" w:rsidDel="008400C4">
          <w:rPr>
            <w:rFonts w:cs="Times New Roman"/>
            <w:sz w:val="24"/>
            <w:szCs w:val="24"/>
          </w:rPr>
          <w:delText xml:space="preserve"> </w:delText>
        </w:r>
        <w:r w:rsidRPr="0063073D" w:rsidDel="008400C4">
          <w:rPr>
            <w:rFonts w:cs="Times New Roman"/>
            <w:sz w:val="24"/>
            <w:szCs w:val="24"/>
          </w:rPr>
          <w:delText xml:space="preserve"> </w:delText>
        </w:r>
        <w:r w:rsidR="000A2C4B" w:rsidDel="008400C4">
          <w:rPr>
            <w:rFonts w:cs="Times New Roman"/>
            <w:sz w:val="24"/>
            <w:szCs w:val="24"/>
          </w:rPr>
          <w:delText>Its</w:delText>
        </w:r>
        <w:r w:rsidRPr="0063073D" w:rsidDel="008400C4">
          <w:rPr>
            <w:rFonts w:cs="Times New Roman"/>
            <w:sz w:val="24"/>
            <w:szCs w:val="24"/>
          </w:rPr>
          <w:delText xml:space="preserve"> effect also varied with </w:delText>
        </w:r>
        <w:r w:rsidR="009B733D" w:rsidDel="008400C4">
          <w:rPr>
            <w:rFonts w:cs="Times New Roman"/>
            <w:sz w:val="24"/>
            <w:szCs w:val="24"/>
          </w:rPr>
          <w:delText>GSI</w:delText>
        </w:r>
        <w:r w:rsidRPr="0063073D" w:rsidDel="008400C4">
          <w:rPr>
            <w:rFonts w:cs="Times New Roman"/>
            <w:sz w:val="24"/>
            <w:szCs w:val="24"/>
          </w:rPr>
          <w:delText xml:space="preserve">. </w:delText>
        </w:r>
        <w:r w:rsidR="005D2C3C" w:rsidDel="008400C4">
          <w:rPr>
            <w:rFonts w:cs="Times New Roman"/>
            <w:sz w:val="24"/>
            <w:szCs w:val="24"/>
          </w:rPr>
          <w:delText xml:space="preserve"> </w:delText>
        </w:r>
        <w:r w:rsidR="005D22F6" w:rsidRPr="005D22F6" w:rsidDel="008400C4">
          <w:rPr>
            <w:rFonts w:cs="Times New Roman"/>
            <w:sz w:val="24"/>
            <w:szCs w:val="24"/>
          </w:rPr>
          <w:delText xml:space="preserve">Higher augmentation levels increased the median or upper range of </w:delText>
        </w:r>
        <w:r w:rsidR="00F44101" w:rsidDel="008400C4">
          <w:rPr>
            <w:rFonts w:cs="Times New Roman"/>
            <w:sz w:val="24"/>
            <w:szCs w:val="24"/>
          </w:rPr>
          <w:delText>the projected</w:delText>
        </w:r>
        <w:r w:rsidR="005D22F6" w:rsidRPr="005D22F6" w:rsidDel="008400C4">
          <w:rPr>
            <w:rFonts w:cs="Times New Roman"/>
            <w:sz w:val="24"/>
            <w:szCs w:val="24"/>
          </w:rPr>
          <w:delText xml:space="preserve"> population </w:delText>
        </w:r>
        <w:r w:rsidR="009B733D" w:rsidDel="008400C4">
          <w:rPr>
            <w:rFonts w:cs="Times New Roman"/>
            <w:sz w:val="24"/>
            <w:szCs w:val="24"/>
          </w:rPr>
          <w:delText>at</w:delText>
        </w:r>
        <w:r w:rsidR="009B733D" w:rsidRPr="005D22F6" w:rsidDel="008400C4">
          <w:rPr>
            <w:rFonts w:cs="Times New Roman"/>
            <w:sz w:val="24"/>
            <w:szCs w:val="24"/>
          </w:rPr>
          <w:delText xml:space="preserve"> </w:delText>
        </w:r>
        <w:r w:rsidR="005D22F6" w:rsidRPr="005D22F6" w:rsidDel="008400C4">
          <w:rPr>
            <w:rFonts w:cs="Times New Roman"/>
            <w:sz w:val="24"/>
            <w:szCs w:val="24"/>
          </w:rPr>
          <w:delText xml:space="preserve">the intermediate </w:delText>
        </w:r>
        <w:r w:rsidR="009B733D" w:rsidDel="008400C4">
          <w:rPr>
            <w:rFonts w:cs="Times New Roman"/>
            <w:sz w:val="24"/>
            <w:szCs w:val="24"/>
          </w:rPr>
          <w:delText>GSI values</w:delText>
        </w:r>
        <w:r w:rsidR="005D22F6" w:rsidRPr="005D22F6" w:rsidDel="008400C4">
          <w:rPr>
            <w:rFonts w:cs="Times New Roman"/>
            <w:sz w:val="24"/>
            <w:szCs w:val="24"/>
          </w:rPr>
          <w:delText xml:space="preserve">, but the distributions overlapped substantially </w:delText>
        </w:r>
        <w:r w:rsidR="009B733D" w:rsidDel="008400C4">
          <w:rPr>
            <w:rFonts w:cs="Times New Roman"/>
            <w:sz w:val="24"/>
            <w:szCs w:val="24"/>
          </w:rPr>
          <w:delText>at a GSI value of 100 years</w:delText>
        </w:r>
        <w:r w:rsidR="005D22F6" w:rsidRPr="005D22F6" w:rsidDel="008400C4">
          <w:rPr>
            <w:rFonts w:cs="Times New Roman"/>
            <w:sz w:val="24"/>
            <w:szCs w:val="24"/>
          </w:rPr>
          <w:delText xml:space="preserve">. </w:delText>
        </w:r>
        <w:r w:rsidR="0079471E" w:rsidDel="008400C4">
          <w:rPr>
            <w:rFonts w:cs="Times New Roman"/>
            <w:sz w:val="24"/>
            <w:szCs w:val="24"/>
          </w:rPr>
          <w:delText xml:space="preserve"> </w:delText>
        </w:r>
        <w:r w:rsidR="005D22F6" w:rsidRPr="005D22F6" w:rsidDel="008400C4">
          <w:rPr>
            <w:rFonts w:cs="Times New Roman"/>
            <w:sz w:val="24"/>
            <w:szCs w:val="24"/>
          </w:rPr>
          <w:delText xml:space="preserve">This variability </w:delText>
        </w:r>
        <w:r w:rsidR="00F44101" w:rsidDel="008400C4">
          <w:rPr>
            <w:rFonts w:cs="Times New Roman"/>
            <w:sz w:val="24"/>
            <w:szCs w:val="24"/>
          </w:rPr>
          <w:delText>suggests</w:delText>
        </w:r>
        <w:r w:rsidR="005D22F6" w:rsidRPr="005D22F6" w:rsidDel="008400C4">
          <w:rPr>
            <w:rFonts w:cs="Times New Roman"/>
            <w:sz w:val="24"/>
            <w:szCs w:val="24"/>
          </w:rPr>
          <w:delText xml:space="preserve"> that the contribution of </w:delText>
        </w:r>
        <w:r w:rsidR="00F44101" w:rsidDel="008400C4">
          <w:rPr>
            <w:rFonts w:cs="Times New Roman"/>
            <w:sz w:val="24"/>
            <w:szCs w:val="24"/>
          </w:rPr>
          <w:delText xml:space="preserve">supply </w:delText>
        </w:r>
        <w:r w:rsidR="005D22F6" w:rsidRPr="005D22F6" w:rsidDel="008400C4">
          <w:rPr>
            <w:rFonts w:cs="Times New Roman"/>
            <w:sz w:val="24"/>
            <w:szCs w:val="24"/>
          </w:rPr>
          <w:delText xml:space="preserve">augmentation </w:delText>
        </w:r>
        <w:r w:rsidR="00F44101" w:rsidDel="008400C4">
          <w:rPr>
            <w:rFonts w:cs="Times New Roman"/>
            <w:sz w:val="24"/>
            <w:szCs w:val="24"/>
          </w:rPr>
          <w:delText>may significantly depend</w:delText>
        </w:r>
        <w:r w:rsidR="005D22F6" w:rsidRPr="005D22F6" w:rsidDel="008400C4">
          <w:rPr>
            <w:rFonts w:cs="Times New Roman"/>
            <w:sz w:val="24"/>
            <w:szCs w:val="24"/>
          </w:rPr>
          <w:delText xml:space="preserve"> on climate and the other policy choices represented within each scenario.</w:delText>
        </w:r>
      </w:del>
    </w:p>
    <w:p w14:paraId="3B1D6848" w14:textId="1988AD8F" w:rsidR="0063073D" w:rsidRPr="00EA08DF" w:rsidDel="008400C4" w:rsidRDefault="003C05F6" w:rsidP="005A7AAF">
      <w:pPr>
        <w:pStyle w:val="Heading3"/>
        <w:rPr>
          <w:del w:id="163" w:author="Joshua Gilman" w:date="2026-10-09T10:19:00Z" w16du:dateUtc="2026-10-09T17:19:00Z"/>
          <w:iCs/>
        </w:rPr>
      </w:pPr>
      <w:del w:id="164" w:author="Joshua Gilman" w:date="2026-10-09T10:19:00Z" w16du:dateUtc="2026-10-09T17:19:00Z">
        <w:r w:rsidRPr="00EA08DF" w:rsidDel="008400C4">
          <w:rPr>
            <w:iCs/>
          </w:rPr>
          <w:delText xml:space="preserve">3.3.3 </w:delText>
        </w:r>
        <w:r w:rsidR="00772406" w:rsidDel="008400C4">
          <w:rPr>
            <w:iCs/>
          </w:rPr>
          <w:delText>The</w:delText>
        </w:r>
        <w:r w:rsidR="00B4541B" w:rsidDel="008400C4">
          <w:rPr>
            <w:iCs/>
          </w:rPr>
          <w:delText xml:space="preserve"> groundwater-constrained</w:delText>
        </w:r>
        <w:r w:rsidR="00772406" w:rsidDel="008400C4">
          <w:rPr>
            <w:iCs/>
          </w:rPr>
          <w:delText xml:space="preserve"> </w:delText>
        </w:r>
        <w:r w:rsidR="00772406" w:rsidRPr="00772406" w:rsidDel="008400C4">
          <w:rPr>
            <w:iCs/>
          </w:rPr>
          <w:delText xml:space="preserve">growth frontier </w:delText>
        </w:r>
        <w:r w:rsidRPr="00EA08DF" w:rsidDel="008400C4">
          <w:rPr>
            <w:iCs/>
          </w:rPr>
          <w:delText>across policy settings</w:delText>
        </w:r>
      </w:del>
    </w:p>
    <w:p w14:paraId="2B757759" w14:textId="2BC61B62" w:rsidR="00EF254D" w:rsidDel="008400C4" w:rsidRDefault="003C05F6" w:rsidP="00EF3C46">
      <w:pPr>
        <w:adjustRightInd w:val="0"/>
        <w:snapToGrid w:val="0"/>
        <w:spacing w:after="0" w:line="360" w:lineRule="auto"/>
        <w:ind w:firstLine="720"/>
        <w:rPr>
          <w:del w:id="165" w:author="Joshua Gilman" w:date="2026-10-09T10:19:00Z" w16du:dateUtc="2026-10-09T17:19:00Z"/>
          <w:moveFrom w:id="166" w:author="Joshua Gilman" w:date="2026-10-09T08:50:00Z" w16du:dateUtc="2026-10-09T15:50:00Z"/>
          <w:rFonts w:cs="Times New Roman"/>
          <w:sz w:val="24"/>
          <w:szCs w:val="24"/>
        </w:rPr>
      </w:pPr>
      <w:moveFromRangeStart w:id="167" w:author="Joshua Gilman" w:date="2026-10-09T08:50:00Z" w:name="move242428268"/>
      <w:moveFrom w:id="168" w:author="Joshua Gilman" w:date="2026-10-09T08:50:00Z" w16du:dateUtc="2026-10-09T15:50:00Z">
        <w:del w:id="169" w:author="Joshua Gilman" w:date="2026-10-09T10:19:00Z" w16du:dateUtc="2026-10-09T17:19:00Z">
          <w:r w:rsidDel="008400C4">
            <w:rPr>
              <w:rFonts w:cs="Times New Roman"/>
              <w:sz w:val="24"/>
              <w:szCs w:val="24"/>
            </w:rPr>
            <w:delText>Overall</w:delText>
          </w:r>
          <w:r w:rsidR="004660CA" w:rsidDel="008400C4">
            <w:rPr>
              <w:rFonts w:cs="Times New Roman"/>
              <w:sz w:val="24"/>
              <w:szCs w:val="24"/>
            </w:rPr>
            <w:delText>,</w:delText>
          </w:r>
          <w:r w:rsidDel="008400C4">
            <w:rPr>
              <w:rFonts w:cs="Times New Roman"/>
              <w:sz w:val="24"/>
              <w:szCs w:val="24"/>
            </w:rPr>
            <w:delText xml:space="preserve"> the heatmaps in Fig. 7 divide the population-groundwater space diametrically into two contrasting regions</w:delText>
          </w:r>
          <w:r w:rsidR="00F30E7F" w:rsidDel="008400C4">
            <w:rPr>
              <w:rFonts w:cs="Times New Roman"/>
              <w:sz w:val="24"/>
              <w:szCs w:val="24"/>
            </w:rPr>
            <w:delText>: i</w:delText>
          </w:r>
          <w:r w:rsidR="00311427" w:rsidRPr="00311427" w:rsidDel="008400C4">
            <w:rPr>
              <w:rFonts w:cs="Times New Roman"/>
              <w:sz w:val="24"/>
              <w:szCs w:val="24"/>
            </w:rPr>
            <w:delText xml:space="preserve">n the lower-left robust-feasibility region, most or all scenarios supported lower population levels while meeting </w:delText>
          </w:r>
          <w:r w:rsidR="00446243" w:rsidDel="008400C4">
            <w:rPr>
              <w:rFonts w:cs="Times New Roman"/>
              <w:sz w:val="24"/>
              <w:szCs w:val="24"/>
            </w:rPr>
            <w:delText>lower</w:delText>
          </w:r>
          <w:r w:rsidR="00311427" w:rsidRPr="00311427" w:rsidDel="008400C4">
            <w:rPr>
              <w:rFonts w:cs="Times New Roman"/>
              <w:sz w:val="24"/>
              <w:szCs w:val="24"/>
            </w:rPr>
            <w:delText xml:space="preserve"> </w:delText>
          </w:r>
          <w:r w:rsidR="000A33F2" w:rsidDel="008400C4">
            <w:rPr>
              <w:rFonts w:cs="Times New Roman"/>
              <w:sz w:val="24"/>
              <w:szCs w:val="24"/>
            </w:rPr>
            <w:delText>GSI</w:delText>
          </w:r>
          <w:r w:rsidR="00311427" w:rsidRPr="00311427" w:rsidDel="008400C4">
            <w:rPr>
              <w:rFonts w:cs="Times New Roman"/>
              <w:sz w:val="24"/>
              <w:szCs w:val="24"/>
            </w:rPr>
            <w:delText xml:space="preserve"> thresholds</w:delText>
          </w:r>
          <w:r w:rsidR="00F30E7F" w:rsidDel="008400C4">
            <w:rPr>
              <w:rFonts w:cs="Times New Roman"/>
              <w:sz w:val="24"/>
              <w:szCs w:val="24"/>
            </w:rPr>
            <w:delText>; i</w:delText>
          </w:r>
          <w:r w:rsidR="00311427" w:rsidRPr="00311427" w:rsidDel="008400C4">
            <w:rPr>
              <w:rFonts w:cs="Times New Roman"/>
              <w:sz w:val="24"/>
              <w:szCs w:val="24"/>
            </w:rPr>
            <w:delText xml:space="preserve">n the upper-right low- or non-feasibility region, few or no scenarios supported higher population levels while </w:delText>
          </w:r>
          <w:r w:rsidR="00EA1E0C" w:rsidDel="008400C4">
            <w:rPr>
              <w:rFonts w:cs="Times New Roman"/>
              <w:sz w:val="24"/>
              <w:szCs w:val="24"/>
            </w:rPr>
            <w:delText xml:space="preserve">simultaneously </w:delText>
          </w:r>
          <w:r w:rsidR="00311427" w:rsidRPr="00311427" w:rsidDel="008400C4">
            <w:rPr>
              <w:rFonts w:cs="Times New Roman"/>
              <w:sz w:val="24"/>
              <w:szCs w:val="24"/>
            </w:rPr>
            <w:delText xml:space="preserve">meeting </w:delText>
          </w:r>
          <w:r w:rsidR="00446243" w:rsidDel="008400C4">
            <w:rPr>
              <w:rFonts w:cs="Times New Roman"/>
              <w:sz w:val="24"/>
              <w:szCs w:val="24"/>
            </w:rPr>
            <w:delText>higher</w:delText>
          </w:r>
          <w:r w:rsidR="00446243" w:rsidRPr="00311427" w:rsidDel="008400C4">
            <w:rPr>
              <w:rFonts w:cs="Times New Roman"/>
              <w:sz w:val="24"/>
              <w:szCs w:val="24"/>
            </w:rPr>
            <w:delText xml:space="preserve"> </w:delText>
          </w:r>
          <w:r w:rsidR="000A33F2" w:rsidDel="008400C4">
            <w:rPr>
              <w:rFonts w:cs="Times New Roman"/>
              <w:sz w:val="24"/>
              <w:szCs w:val="24"/>
            </w:rPr>
            <w:delText>GSI</w:delText>
          </w:r>
          <w:r w:rsidR="00311427" w:rsidRPr="00311427" w:rsidDel="008400C4">
            <w:rPr>
              <w:rFonts w:cs="Times New Roman"/>
              <w:sz w:val="24"/>
              <w:szCs w:val="24"/>
            </w:rPr>
            <w:delText xml:space="preserve"> thresholds.</w:delText>
          </w:r>
          <w:r w:rsidR="00311427" w:rsidDel="008400C4">
            <w:rPr>
              <w:rFonts w:cs="Times New Roman"/>
              <w:sz w:val="24"/>
              <w:szCs w:val="24"/>
            </w:rPr>
            <w:delText xml:space="preserve">  </w:delText>
          </w:r>
          <w:r w:rsidR="00141670" w:rsidRPr="00EF254D" w:rsidDel="008400C4">
            <w:rPr>
              <w:rFonts w:cs="Times New Roman"/>
              <w:sz w:val="24"/>
              <w:szCs w:val="24"/>
            </w:rPr>
            <w:delText xml:space="preserve">The diagonal transition </w:delText>
          </w:r>
          <w:r w:rsidR="001B2F2C" w:rsidDel="008400C4">
            <w:rPr>
              <w:rFonts w:cs="Times New Roman"/>
              <w:sz w:val="24"/>
              <w:szCs w:val="24"/>
            </w:rPr>
            <w:delText xml:space="preserve">zone </w:delText>
          </w:r>
          <w:r w:rsidR="00141670" w:rsidRPr="00EF254D" w:rsidDel="008400C4">
            <w:rPr>
              <w:rFonts w:cs="Times New Roman"/>
              <w:sz w:val="24"/>
              <w:szCs w:val="24"/>
            </w:rPr>
            <w:delText xml:space="preserve">between the </w:delText>
          </w:r>
          <w:r w:rsidR="00141670" w:rsidDel="008400C4">
            <w:rPr>
              <w:rFonts w:cs="Times New Roman"/>
              <w:sz w:val="24"/>
              <w:szCs w:val="24"/>
            </w:rPr>
            <w:delText xml:space="preserve">two </w:delText>
          </w:r>
          <w:r w:rsidR="00141670" w:rsidRPr="00EF254D" w:rsidDel="008400C4">
            <w:rPr>
              <w:rFonts w:cs="Times New Roman"/>
              <w:sz w:val="24"/>
              <w:szCs w:val="24"/>
            </w:rPr>
            <w:delText>regions delineates the groundwater-constrained growth frontier identified in the preceding analyses.</w:delText>
          </w:r>
          <w:r w:rsidR="00141670" w:rsidDel="008400C4">
            <w:rPr>
              <w:rFonts w:cs="Times New Roman"/>
              <w:sz w:val="24"/>
              <w:szCs w:val="24"/>
            </w:rPr>
            <w:delText xml:space="preserve">  </w:delText>
          </w:r>
          <w:r w:rsidR="00A457C9" w:rsidDel="008400C4">
            <w:rPr>
              <w:rFonts w:cs="Times New Roman"/>
              <w:sz w:val="24"/>
              <w:szCs w:val="24"/>
            </w:rPr>
            <w:delText xml:space="preserve">The </w:delText>
          </w:r>
          <w:r w:rsidRPr="00EF254D" w:rsidDel="008400C4">
            <w:rPr>
              <w:rFonts w:cs="Times New Roman"/>
              <w:sz w:val="24"/>
              <w:szCs w:val="24"/>
            </w:rPr>
            <w:delText xml:space="preserve">position, width, and color gradient of </w:delText>
          </w:r>
          <w:r w:rsidR="001252AC" w:rsidDel="008400C4">
            <w:rPr>
              <w:rFonts w:cs="Times New Roman"/>
              <w:sz w:val="24"/>
              <w:szCs w:val="24"/>
            </w:rPr>
            <w:delText>the</w:delText>
          </w:r>
          <w:r w:rsidRPr="00EF254D" w:rsidDel="008400C4">
            <w:rPr>
              <w:rFonts w:cs="Times New Roman"/>
              <w:sz w:val="24"/>
              <w:szCs w:val="24"/>
            </w:rPr>
            <w:delText xml:space="preserve"> transition</w:delText>
          </w:r>
          <w:r w:rsidR="003E34F7" w:rsidDel="008400C4">
            <w:rPr>
              <w:rFonts w:cs="Times New Roman"/>
              <w:sz w:val="24"/>
              <w:szCs w:val="24"/>
            </w:rPr>
            <w:delText>al zone</w:delText>
          </w:r>
          <w:r w:rsidR="0014799E" w:rsidDel="008400C4">
            <w:rPr>
              <w:rFonts w:cs="Times New Roman"/>
              <w:sz w:val="24"/>
              <w:szCs w:val="24"/>
            </w:rPr>
            <w:delText xml:space="preserve"> </w:delText>
          </w:r>
          <w:r w:rsidR="00A457C9" w:rsidDel="008400C4">
            <w:rPr>
              <w:rFonts w:cs="Times New Roman"/>
              <w:sz w:val="24"/>
              <w:szCs w:val="24"/>
            </w:rPr>
            <w:delText xml:space="preserve">were </w:delText>
          </w:r>
          <w:r w:rsidR="00C44650" w:rsidDel="008400C4">
            <w:rPr>
              <w:rFonts w:cs="Times New Roman"/>
              <w:sz w:val="24"/>
              <w:szCs w:val="24"/>
            </w:rPr>
            <w:delText xml:space="preserve">also </w:delText>
          </w:r>
          <w:r w:rsidR="00A457C9" w:rsidDel="008400C4">
            <w:rPr>
              <w:rFonts w:cs="Times New Roman"/>
              <w:sz w:val="24"/>
              <w:szCs w:val="24"/>
            </w:rPr>
            <w:delText xml:space="preserve">influenced by policy settings </w:delText>
          </w:r>
          <w:r w:rsidR="00DD0319" w:rsidDel="008400C4">
            <w:rPr>
              <w:rFonts w:cs="Times New Roman"/>
              <w:sz w:val="24"/>
              <w:szCs w:val="24"/>
            </w:rPr>
            <w:delText>in a complex manner</w:delText>
          </w:r>
          <w:r w:rsidR="00DD13D3" w:rsidDel="008400C4">
            <w:rPr>
              <w:rFonts w:cs="Times New Roman"/>
              <w:sz w:val="24"/>
              <w:szCs w:val="24"/>
            </w:rPr>
            <w:delText xml:space="preserve">, as </w:delText>
          </w:r>
          <w:r w:rsidR="00867384" w:rsidDel="008400C4">
            <w:rPr>
              <w:rFonts w:cs="Times New Roman"/>
              <w:sz w:val="24"/>
              <w:szCs w:val="24"/>
            </w:rPr>
            <w:delText xml:space="preserve">the </w:delText>
          </w:r>
          <w:r w:rsidR="00867384" w:rsidRPr="00EF254D" w:rsidDel="008400C4">
            <w:rPr>
              <w:rFonts w:cs="Times New Roman"/>
              <w:sz w:val="24"/>
              <w:szCs w:val="24"/>
            </w:rPr>
            <w:delText xml:space="preserve">feasibility </w:delText>
          </w:r>
          <w:r w:rsidR="00867384" w:rsidDel="008400C4">
            <w:rPr>
              <w:rFonts w:cs="Times New Roman"/>
              <w:sz w:val="24"/>
              <w:szCs w:val="24"/>
            </w:rPr>
            <w:delText xml:space="preserve">of </w:delText>
          </w:r>
          <w:r w:rsidR="00867384" w:rsidRPr="00EF254D" w:rsidDel="008400C4">
            <w:rPr>
              <w:rFonts w:cs="Times New Roman"/>
              <w:sz w:val="24"/>
              <w:szCs w:val="24"/>
            </w:rPr>
            <w:delText xml:space="preserve">population–groundwater combinations was contingent on climate, environmental-flow allocation, and </w:delText>
          </w:r>
          <w:r w:rsidR="00867384" w:rsidDel="008400C4">
            <w:rPr>
              <w:rFonts w:cs="Times New Roman"/>
              <w:sz w:val="24"/>
              <w:szCs w:val="24"/>
            </w:rPr>
            <w:delText xml:space="preserve">policy choices </w:delText>
          </w:r>
          <w:r w:rsidR="0004358A" w:rsidDel="008400C4">
            <w:rPr>
              <w:rFonts w:cs="Times New Roman"/>
              <w:sz w:val="24"/>
              <w:szCs w:val="24"/>
            </w:rPr>
            <w:delText>(Fig. 7)</w:delText>
          </w:r>
          <w:r w:rsidRPr="00EF254D" w:rsidDel="008400C4">
            <w:rPr>
              <w:rFonts w:cs="Times New Roman"/>
              <w:sz w:val="24"/>
              <w:szCs w:val="24"/>
            </w:rPr>
            <w:delText>.</w:delText>
          </w:r>
          <w:r w:rsidR="00EF3C46" w:rsidDel="008400C4">
            <w:rPr>
              <w:rFonts w:cs="Times New Roman"/>
              <w:sz w:val="24"/>
              <w:szCs w:val="24"/>
            </w:rPr>
            <w:delText xml:space="preserve">  Consistent with the results shown in Fig. 5,</w:delText>
          </w:r>
          <w:r w:rsidR="00EF3C46" w:rsidRPr="00C334A8" w:rsidDel="008400C4">
            <w:rPr>
              <w:rFonts w:cs="Times New Roman"/>
              <w:sz w:val="24"/>
              <w:szCs w:val="24"/>
            </w:rPr>
            <w:delText xml:space="preserve"> agricultural-to-urban water transfers produced the clearest expansion of the growth frontier</w:delText>
          </w:r>
          <w:r w:rsidR="00EF3C46" w:rsidDel="008400C4">
            <w:rPr>
              <w:rFonts w:cs="Times New Roman"/>
              <w:sz w:val="24"/>
              <w:szCs w:val="24"/>
            </w:rPr>
            <w:delText xml:space="preserve"> among all the policies, while the other policies either</w:delText>
          </w:r>
          <w:r w:rsidR="00EF3C46" w:rsidRPr="00C334A8" w:rsidDel="008400C4">
            <w:rPr>
              <w:rFonts w:cs="Times New Roman"/>
              <w:sz w:val="24"/>
              <w:szCs w:val="24"/>
            </w:rPr>
            <w:delText xml:space="preserve"> showed less consistent </w:delText>
          </w:r>
          <w:r w:rsidR="00EF3C46" w:rsidDel="008400C4">
            <w:rPr>
              <w:rFonts w:cs="Times New Roman"/>
              <w:sz w:val="24"/>
              <w:szCs w:val="24"/>
            </w:rPr>
            <w:delText>or smaller effects</w:delText>
          </w:r>
          <w:r w:rsidR="00EF3C46" w:rsidRPr="00C334A8" w:rsidDel="008400C4">
            <w:rPr>
              <w:rFonts w:cs="Times New Roman"/>
              <w:sz w:val="24"/>
              <w:szCs w:val="24"/>
            </w:rPr>
            <w:delText>.</w:delText>
          </w:r>
          <w:r w:rsidR="00EF3C46" w:rsidDel="008400C4">
            <w:rPr>
              <w:rFonts w:cs="Times New Roman"/>
              <w:sz w:val="24"/>
              <w:szCs w:val="24"/>
            </w:rPr>
            <w:delText xml:space="preserve">  </w:delText>
          </w:r>
          <w:r w:rsidRPr="00EF254D" w:rsidDel="008400C4">
            <w:rPr>
              <w:rFonts w:cs="Times New Roman"/>
              <w:sz w:val="24"/>
              <w:szCs w:val="24"/>
            </w:rPr>
            <w:delText xml:space="preserve">At each </w:delText>
          </w:r>
          <w:r w:rsidR="000A33F2" w:rsidDel="008400C4">
            <w:rPr>
              <w:rFonts w:cs="Times New Roman"/>
              <w:sz w:val="24"/>
              <w:szCs w:val="24"/>
            </w:rPr>
            <w:delText>GSI</w:delText>
          </w:r>
          <w:r w:rsidR="000A33F2" w:rsidRPr="00EF254D" w:rsidDel="008400C4">
            <w:rPr>
              <w:rFonts w:cs="Times New Roman"/>
              <w:sz w:val="24"/>
              <w:szCs w:val="24"/>
            </w:rPr>
            <w:delText xml:space="preserve"> </w:delText>
          </w:r>
          <w:r w:rsidRPr="00EF254D" w:rsidDel="008400C4">
            <w:rPr>
              <w:rFonts w:cs="Times New Roman"/>
              <w:sz w:val="24"/>
              <w:szCs w:val="24"/>
            </w:rPr>
            <w:delText>threshold, the upper boundary of the nonzero cells</w:delText>
          </w:r>
          <w:r w:rsidR="003D6796" w:rsidDel="008400C4">
            <w:rPr>
              <w:rFonts w:cs="Times New Roman"/>
              <w:sz w:val="24"/>
              <w:szCs w:val="24"/>
            </w:rPr>
            <w:delText xml:space="preserve"> </w:delText>
          </w:r>
          <w:r w:rsidR="002052F3" w:rsidRPr="002052F3" w:rsidDel="008400C4">
            <w:rPr>
              <w:rFonts w:cs="Times New Roman"/>
              <w:sz w:val="24"/>
              <w:szCs w:val="24"/>
            </w:rPr>
            <w:delText>marks the highest tested population attained by at least one qualifying scenario and thus</w:delText>
          </w:r>
          <w:r w:rsidR="002052F3" w:rsidDel="008400C4">
            <w:rPr>
              <w:rFonts w:cs="Times New Roman"/>
              <w:sz w:val="24"/>
              <w:szCs w:val="24"/>
            </w:rPr>
            <w:delText xml:space="preserve"> </w:delText>
          </w:r>
          <w:r w:rsidRPr="00EF254D" w:rsidDel="008400C4">
            <w:rPr>
              <w:rFonts w:cs="Times New Roman"/>
              <w:sz w:val="24"/>
              <w:szCs w:val="24"/>
            </w:rPr>
            <w:delText>represents a best-case frontier within the tested scenario space.</w:delText>
          </w:r>
        </w:del>
      </w:moveFrom>
    </w:p>
    <w:moveFromRangeEnd w:id="167"/>
    <w:p w14:paraId="547050A5" w14:textId="137A4320" w:rsidR="005E0522" w:rsidRPr="00EF254D" w:rsidDel="008400C4" w:rsidRDefault="005E0522" w:rsidP="002052F3">
      <w:pPr>
        <w:adjustRightInd w:val="0"/>
        <w:snapToGrid w:val="0"/>
        <w:spacing w:after="0" w:line="360" w:lineRule="auto"/>
        <w:ind w:firstLine="720"/>
        <w:rPr>
          <w:del w:id="170" w:author="Joshua Gilman" w:date="2026-10-09T10:19:00Z" w16du:dateUtc="2026-10-09T17:19:00Z"/>
          <w:rFonts w:cs="Times New Roman"/>
          <w:sz w:val="24"/>
          <w:szCs w:val="24"/>
        </w:rPr>
      </w:pPr>
    </w:p>
    <w:p w14:paraId="73D2B66F" w14:textId="54A4C843" w:rsidR="00EA77FE" w:rsidRPr="00FC59DA" w:rsidRDefault="00E513CB" w:rsidP="00EA77FE">
      <w:pPr>
        <w:keepNext/>
        <w:adjustRightInd w:val="0"/>
        <w:snapToGrid w:val="0"/>
        <w:spacing w:after="0" w:line="360" w:lineRule="auto"/>
        <w:jc w:val="center"/>
        <w:rPr>
          <w:rFonts w:cs="Times New Roman"/>
          <w:sz w:val="24"/>
          <w:szCs w:val="24"/>
        </w:rPr>
      </w:pPr>
      <w:r>
        <w:rPr>
          <w:rFonts w:cs="Times New Roman"/>
          <w:noProof/>
          <w:sz w:val="24"/>
          <w:szCs w:val="24"/>
        </w:rPr>
        <w:drawing>
          <wp:inline distT="0" distB="0" distL="0" distR="0" wp14:anchorId="39939BB7" wp14:editId="106060DC">
            <wp:extent cx="5943600" cy="5695950"/>
            <wp:effectExtent l="0" t="0" r="0" b="6350"/>
            <wp:docPr id="15238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464" name="Picture 152380464"/>
                    <pic:cNvPicPr/>
                  </pic:nvPicPr>
                  <pic:blipFill>
                    <a:blip r:embed="rId15"/>
                    <a:stretch>
                      <a:fillRect/>
                    </a:stretch>
                  </pic:blipFill>
                  <pic:spPr>
                    <a:xfrm>
                      <a:off x="0" y="0"/>
                      <a:ext cx="5943600" cy="5695950"/>
                    </a:xfrm>
                    <a:prstGeom prst="rect">
                      <a:avLst/>
                    </a:prstGeom>
                  </pic:spPr>
                </pic:pic>
              </a:graphicData>
            </a:graphic>
          </wp:inline>
        </w:drawing>
      </w:r>
    </w:p>
    <w:p w14:paraId="75ADC11F" w14:textId="1741BFCC" w:rsidR="00EA77FE" w:rsidRDefault="003C05F6" w:rsidP="00EA77FE">
      <w:pPr>
        <w:pStyle w:val="FigureCaption"/>
        <w:adjustRightInd w:val="0"/>
        <w:snapToGrid w:val="0"/>
        <w:spacing w:before="0" w:after="0" w:line="240" w:lineRule="auto"/>
        <w:rPr>
          <w:ins w:id="171" w:author="Joshua Gilman" w:date="2026-10-09T10:29:00Z" w16du:dateUtc="2026-10-09T17:29:00Z"/>
          <w:rFonts w:cs="Times New Roman"/>
          <w:bCs/>
          <w:color w:val="000000"/>
          <w:sz w:val="24"/>
          <w:szCs w:val="24"/>
        </w:rPr>
      </w:pPr>
      <w:r>
        <w:rPr>
          <w:rFonts w:cs="Times New Roman"/>
          <w:b/>
          <w:color w:val="000000"/>
          <w:sz w:val="24"/>
          <w:szCs w:val="24"/>
        </w:rPr>
        <w:t>Fig.</w:t>
      </w:r>
      <w:r w:rsidRPr="00FC59DA">
        <w:rPr>
          <w:rFonts w:cs="Times New Roman"/>
          <w:b/>
          <w:color w:val="000000"/>
          <w:sz w:val="24"/>
          <w:szCs w:val="24"/>
        </w:rPr>
        <w:t xml:space="preserve"> </w:t>
      </w:r>
      <w:proofErr w:type="gramStart"/>
      <w:r>
        <w:rPr>
          <w:rFonts w:cs="Times New Roman"/>
          <w:b/>
          <w:color w:val="000000"/>
          <w:sz w:val="24"/>
          <w:szCs w:val="24"/>
        </w:rPr>
        <w:t xml:space="preserve">5 </w:t>
      </w:r>
      <w:r w:rsidRPr="001F505A">
        <w:rPr>
          <w:rFonts w:cs="Times New Roman"/>
          <w:bCs/>
          <w:color w:val="000000"/>
          <w:sz w:val="24"/>
          <w:szCs w:val="24"/>
        </w:rPr>
        <w:t xml:space="preserve"> </w:t>
      </w:r>
      <w:r w:rsidR="00C20AD3" w:rsidRPr="00C20AD3">
        <w:rPr>
          <w:rFonts w:cs="Times New Roman"/>
          <w:bCs/>
          <w:color w:val="000000"/>
          <w:sz w:val="24"/>
          <w:szCs w:val="24"/>
        </w:rPr>
        <w:t>Groundwater</w:t>
      </w:r>
      <w:proofErr w:type="gramEnd"/>
      <w:r w:rsidR="00C20AD3" w:rsidRPr="00C20AD3">
        <w:rPr>
          <w:rFonts w:cs="Times New Roman"/>
          <w:bCs/>
          <w:color w:val="000000"/>
          <w:sz w:val="24"/>
          <w:szCs w:val="24"/>
        </w:rPr>
        <w:t xml:space="preserve">-constrained population growth frontier across climate and policy factor levels. Panels show climate conditions, environmental-flow allocation, municipal water-use efficiency, agricultural water-use efficiency, agricultural-to-urban water transfer, and supply augmentation. The x-axis shows the minimum GSI threshold, defined as the minimum number of years groundwater pumping must remain sustainable, and the y-axis shows the maximum modeled 2060 regional population meeting that requirement. For each GSI threshold, colored lines show the median maximum qualifying population for the indicated factor level, and shaded ribbons show the corresponding interquartile range across factorial combinations of the other five climate and policy factors. </w:t>
      </w:r>
      <w:r w:rsidR="00D50804" w:rsidRPr="00D50804">
        <w:rPr>
          <w:rFonts w:cs="Times New Roman"/>
          <w:bCs/>
          <w:color w:val="000000"/>
          <w:sz w:val="24"/>
          <w:szCs w:val="24"/>
        </w:rPr>
        <w:t>Each level of a two-level factor is summarized across 162 combinations of the other five climate and policy factors, and each level of a three-level factor across 108 combinations.</w:t>
      </w:r>
      <w:r w:rsidR="00C20AD3" w:rsidRPr="00C20AD3">
        <w:rPr>
          <w:rFonts w:cs="Times New Roman"/>
          <w:bCs/>
          <w:color w:val="000000"/>
          <w:sz w:val="24"/>
          <w:szCs w:val="24"/>
        </w:rPr>
        <w:t xml:space="preserve"> Ribbons represent variation across the modeled factorial combinations, not confidence intervals.</w:t>
      </w:r>
    </w:p>
    <w:p w14:paraId="641C0A8B" w14:textId="77777777" w:rsidR="00386741" w:rsidRDefault="00386741" w:rsidP="00EA77FE">
      <w:pPr>
        <w:pStyle w:val="FigureCaption"/>
        <w:adjustRightInd w:val="0"/>
        <w:snapToGrid w:val="0"/>
        <w:spacing w:before="0" w:after="0" w:line="240" w:lineRule="auto"/>
        <w:rPr>
          <w:ins w:id="172" w:author="Joshua Gilman" w:date="2026-10-09T10:29:00Z" w16du:dateUtc="2026-10-09T17:29:00Z"/>
          <w:rFonts w:cs="Times New Roman"/>
          <w:bCs/>
          <w:color w:val="000000"/>
          <w:sz w:val="24"/>
          <w:szCs w:val="24"/>
        </w:rPr>
      </w:pPr>
    </w:p>
    <w:p w14:paraId="4FF5E3D5" w14:textId="77777777" w:rsidR="00386741" w:rsidRPr="00FC59DA" w:rsidRDefault="00386741" w:rsidP="00386741">
      <w:pPr>
        <w:keepNext/>
        <w:adjustRightInd w:val="0"/>
        <w:snapToGrid w:val="0"/>
        <w:spacing w:after="0" w:line="360" w:lineRule="auto"/>
        <w:jc w:val="center"/>
        <w:rPr>
          <w:moveTo w:id="173" w:author="Joshua Gilman" w:date="2026-10-09T10:29:00Z" w16du:dateUtc="2026-10-09T17:29:00Z"/>
          <w:rFonts w:cs="Times New Roman"/>
          <w:sz w:val="24"/>
          <w:szCs w:val="24"/>
        </w:rPr>
      </w:pPr>
      <w:moveToRangeStart w:id="174" w:author="Joshua Gilman" w:date="2026-10-09T10:29:00Z" w:name="move242434180"/>
      <w:moveTo w:id="175" w:author="Joshua Gilman" w:date="2026-10-09T10:29:00Z" w16du:dateUtc="2026-10-09T17:29:00Z">
        <w:r>
          <w:rPr>
            <w:rFonts w:cs="Times New Roman"/>
            <w:noProof/>
            <w:sz w:val="24"/>
            <w:szCs w:val="24"/>
          </w:rPr>
          <w:lastRenderedPageBreak/>
          <w:drawing>
            <wp:inline distT="0" distB="0" distL="0" distR="0" wp14:anchorId="4F4B0A59" wp14:editId="0CD8DED6">
              <wp:extent cx="4863402" cy="5630545"/>
              <wp:effectExtent l="0" t="0" r="1270" b="0"/>
              <wp:docPr id="130574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9997" name="Picture 1444159997"/>
                      <pic:cNvPicPr/>
                    </pic:nvPicPr>
                    <pic:blipFill rotWithShape="1">
                      <a:blip r:embed="rId16"/>
                      <a:srcRect r="18174"/>
                      <a:stretch>
                        <a:fillRect/>
                      </a:stretch>
                    </pic:blipFill>
                    <pic:spPr bwMode="auto">
                      <a:xfrm>
                        <a:off x="0" y="0"/>
                        <a:ext cx="4863402" cy="5630545"/>
                      </a:xfrm>
                      <a:prstGeom prst="rect">
                        <a:avLst/>
                      </a:prstGeom>
                      <a:ln>
                        <a:noFill/>
                      </a:ln>
                      <a:extLst>
                        <a:ext uri="{53640926-AAD7-44D8-BBD7-CCE9431645EC}">
                          <a14:shadowObscured xmlns:a14="http://schemas.microsoft.com/office/drawing/2010/main"/>
                        </a:ext>
                      </a:extLst>
                    </pic:spPr>
                  </pic:pic>
                </a:graphicData>
              </a:graphic>
            </wp:inline>
          </w:drawing>
        </w:r>
      </w:moveTo>
    </w:p>
    <w:p w14:paraId="273249EF" w14:textId="3DBB2F03" w:rsidR="00386741" w:rsidRDefault="00386741" w:rsidP="00386741">
      <w:pPr>
        <w:adjustRightInd w:val="0"/>
        <w:snapToGrid w:val="0"/>
        <w:spacing w:after="0" w:line="240" w:lineRule="auto"/>
        <w:rPr>
          <w:moveTo w:id="176" w:author="Joshua Gilman" w:date="2026-10-09T10:29:00Z" w16du:dateUtc="2026-10-09T17:29:00Z"/>
          <w:rFonts w:cs="Times New Roman"/>
          <w:bCs/>
          <w:color w:val="000000"/>
          <w:sz w:val="24"/>
          <w:szCs w:val="24"/>
        </w:rPr>
      </w:pPr>
      <w:moveTo w:id="177" w:author="Joshua Gilman" w:date="2026-10-09T10:29:00Z" w16du:dateUtc="2026-10-09T17:29:00Z">
        <w:r>
          <w:rPr>
            <w:rFonts w:cs="Times New Roman"/>
            <w:b/>
            <w:color w:val="000000"/>
            <w:sz w:val="24"/>
            <w:szCs w:val="24"/>
          </w:rPr>
          <w:t>Fig.</w:t>
        </w:r>
        <w:r w:rsidRPr="00FC59DA">
          <w:rPr>
            <w:rFonts w:cs="Times New Roman"/>
            <w:b/>
            <w:color w:val="000000"/>
            <w:sz w:val="24"/>
            <w:szCs w:val="24"/>
          </w:rPr>
          <w:t xml:space="preserve"> </w:t>
        </w:r>
      </w:moveTo>
      <w:ins w:id="178" w:author="Joshua Gilman" w:date="2026-10-09T10:29:00Z" w16du:dateUtc="2026-10-09T17:29:00Z">
        <w:r>
          <w:rPr>
            <w:rFonts w:cs="Times New Roman"/>
            <w:b/>
            <w:color w:val="000000"/>
            <w:sz w:val="24"/>
            <w:szCs w:val="24"/>
          </w:rPr>
          <w:t>6</w:t>
        </w:r>
      </w:ins>
      <w:moveTo w:id="179" w:author="Joshua Gilman" w:date="2026-10-09T10:29:00Z" w16du:dateUtc="2026-10-09T17:29:00Z">
        <w:del w:id="180" w:author="Joshua Gilman" w:date="2026-10-09T10:29:00Z" w16du:dateUtc="2026-10-09T17:29:00Z">
          <w:r w:rsidDel="00386741">
            <w:rPr>
              <w:rFonts w:cs="Times New Roman"/>
              <w:b/>
              <w:color w:val="000000"/>
              <w:sz w:val="24"/>
              <w:szCs w:val="24"/>
            </w:rPr>
            <w:delText>7</w:delText>
          </w:r>
        </w:del>
        <w:r w:rsidRPr="00144936">
          <w:rPr>
            <w:rFonts w:cs="Times New Roman"/>
            <w:bCs/>
            <w:color w:val="000000"/>
            <w:sz w:val="24"/>
            <w:szCs w:val="24"/>
          </w:rPr>
          <w:t xml:space="preserve">  </w:t>
        </w:r>
        <w:r w:rsidRPr="008C4D0D">
          <w:rPr>
            <w:rFonts w:cs="Times New Roman"/>
            <w:bCs/>
            <w:color w:val="000000"/>
            <w:sz w:val="24"/>
            <w:szCs w:val="24"/>
          </w:rPr>
          <w:t>Percentage of modeled climate-policy combinations meeting minimum GSI thresholds across climate and policy factor levels.</w:t>
        </w:r>
        <w:r>
          <w:rPr>
            <w:rFonts w:cs="Times New Roman"/>
            <w:bCs/>
            <w:color w:val="000000"/>
            <w:sz w:val="24"/>
            <w:szCs w:val="24"/>
          </w:rPr>
          <w:t xml:space="preserve">  </w:t>
        </w:r>
        <w:r w:rsidRPr="009312EE">
          <w:rPr>
            <w:rFonts w:cs="Times New Roman"/>
            <w:bCs/>
            <w:color w:val="000000"/>
            <w:sz w:val="24"/>
            <w:szCs w:val="24"/>
          </w:rPr>
          <w:t>Each panel represents one factor level while retaining all combinations of the other five climate and policy factors. The x-axis shows the minimum GSI threshold, defined as the minimum number of years groundwater pumping must be sustained, and the y-axis shows modeled regional population in 2060. Each cell shows the percentage of the corresponding 162 combinations for a two-level factor or 108 combinations for a three-level factor whose 2060 GSI met or exceeded the threshold.</w:t>
        </w:r>
        <w:r>
          <w:rPr>
            <w:rFonts w:cs="Times New Roman"/>
            <w:bCs/>
            <w:color w:val="000000"/>
            <w:sz w:val="24"/>
            <w:szCs w:val="24"/>
          </w:rPr>
          <w:t xml:space="preserve">  Lighter colors indicate that a larger proportion of scenarios met the threshold; darker colors indicate that fewer did.</w:t>
        </w:r>
        <w:r w:rsidRPr="00E07618">
          <w:t xml:space="preserve"> </w:t>
        </w:r>
        <w:r>
          <w:t xml:space="preserve"> </w:t>
        </w:r>
        <w:r w:rsidRPr="004601CC">
          <w:rPr>
            <w:rFonts w:cs="Times New Roman"/>
            <w:bCs/>
            <w:color w:val="000000"/>
            <w:sz w:val="24"/>
            <w:szCs w:val="24"/>
          </w:rPr>
          <w:t>These percentages represent conditional feasibility within the modeled factorial scenario space, not probabilities of future outcomes</w:t>
        </w:r>
        <w:r w:rsidRPr="00E07618">
          <w:rPr>
            <w:rFonts w:cs="Times New Roman"/>
            <w:bCs/>
            <w:color w:val="000000"/>
            <w:sz w:val="24"/>
            <w:szCs w:val="24"/>
          </w:rPr>
          <w:t>.</w:t>
        </w:r>
      </w:moveTo>
    </w:p>
    <w:moveToRangeEnd w:id="174"/>
    <w:p w14:paraId="16A08A09" w14:textId="77777777" w:rsidR="00386741" w:rsidRDefault="00386741" w:rsidP="00EA77FE">
      <w:pPr>
        <w:pStyle w:val="FigureCaption"/>
        <w:adjustRightInd w:val="0"/>
        <w:snapToGrid w:val="0"/>
        <w:spacing w:before="0" w:after="0" w:line="240" w:lineRule="auto"/>
        <w:rPr>
          <w:rFonts w:cs="Times New Roman"/>
          <w:color w:val="000000"/>
          <w:sz w:val="24"/>
          <w:szCs w:val="24"/>
        </w:rPr>
      </w:pPr>
    </w:p>
    <w:p w14:paraId="25D6CBC2" w14:textId="77777777" w:rsidR="00EA77FE" w:rsidRPr="00FC59DA" w:rsidRDefault="003C05F6" w:rsidP="0064721B">
      <w:pPr>
        <w:pStyle w:val="FigureCaption"/>
        <w:adjustRightInd w:val="0"/>
        <w:snapToGrid w:val="0"/>
        <w:spacing w:before="0" w:after="0" w:line="240" w:lineRule="auto"/>
        <w:jc w:val="center"/>
        <w:rPr>
          <w:rFonts w:cs="Times New Roman"/>
          <w:sz w:val="24"/>
          <w:szCs w:val="24"/>
        </w:rPr>
      </w:pPr>
      <w:r>
        <w:rPr>
          <w:rFonts w:cs="Times New Roman"/>
          <w:noProof/>
          <w:sz w:val="24"/>
          <w:szCs w:val="24"/>
        </w:rPr>
        <w:lastRenderedPageBreak/>
        <w:drawing>
          <wp:inline distT="0" distB="0" distL="0" distR="0" wp14:anchorId="42363823" wp14:editId="07777777">
            <wp:extent cx="5897161" cy="4443663"/>
            <wp:effectExtent l="0" t="0" r="0" b="1905"/>
            <wp:docPr id="1727898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8928" name="Picture 1727898928"/>
                    <pic:cNvPicPr/>
                  </pic:nvPicPr>
                  <pic:blipFill>
                    <a:blip r:embed="rId17"/>
                    <a:stretch>
                      <a:fillRect/>
                    </a:stretch>
                  </pic:blipFill>
                  <pic:spPr>
                    <a:xfrm>
                      <a:off x="0" y="0"/>
                      <a:ext cx="5955238" cy="4487426"/>
                    </a:xfrm>
                    <a:prstGeom prst="rect">
                      <a:avLst/>
                    </a:prstGeom>
                  </pic:spPr>
                </pic:pic>
              </a:graphicData>
            </a:graphic>
          </wp:inline>
        </w:drawing>
      </w:r>
    </w:p>
    <w:p w14:paraId="3C5390F1" w14:textId="17A705B2" w:rsidR="00EA77FE" w:rsidRDefault="003C05F6" w:rsidP="00EA77FE">
      <w:pPr>
        <w:pStyle w:val="FigureCaption"/>
        <w:adjustRightInd w:val="0"/>
        <w:snapToGrid w:val="0"/>
        <w:spacing w:before="0" w:after="0" w:line="240" w:lineRule="auto"/>
        <w:rPr>
          <w:rFonts w:cs="Times New Roman"/>
          <w:color w:val="000000"/>
          <w:sz w:val="24"/>
          <w:szCs w:val="24"/>
        </w:rPr>
      </w:pPr>
      <w:r>
        <w:rPr>
          <w:rFonts w:cs="Times New Roman"/>
          <w:b/>
          <w:color w:val="000000"/>
          <w:sz w:val="24"/>
          <w:szCs w:val="24"/>
        </w:rPr>
        <w:t>Fig.</w:t>
      </w:r>
      <w:r w:rsidRPr="00FC59DA">
        <w:rPr>
          <w:rFonts w:cs="Times New Roman"/>
          <w:b/>
          <w:color w:val="000000"/>
          <w:sz w:val="24"/>
          <w:szCs w:val="24"/>
        </w:rPr>
        <w:t xml:space="preserve"> </w:t>
      </w:r>
      <w:ins w:id="181" w:author="Joshua Gilman" w:date="2026-10-09T10:29:00Z" w16du:dateUtc="2026-10-09T17:29:00Z">
        <w:r w:rsidR="00386741">
          <w:rPr>
            <w:rFonts w:cs="Times New Roman"/>
            <w:b/>
            <w:color w:val="000000"/>
            <w:sz w:val="24"/>
            <w:szCs w:val="24"/>
          </w:rPr>
          <w:t>7</w:t>
        </w:r>
      </w:ins>
      <w:del w:id="182" w:author="Joshua Gilman" w:date="2026-10-09T10:29:00Z" w16du:dateUtc="2026-10-09T17:29:00Z">
        <w:r w:rsidDel="00386741">
          <w:rPr>
            <w:rFonts w:cs="Times New Roman"/>
            <w:b/>
            <w:color w:val="000000"/>
            <w:sz w:val="24"/>
            <w:szCs w:val="24"/>
          </w:rPr>
          <w:delText>6</w:delText>
        </w:r>
      </w:del>
      <w:r>
        <w:rPr>
          <w:rFonts w:cs="Times New Roman"/>
          <w:b/>
          <w:color w:val="000000"/>
          <w:sz w:val="24"/>
          <w:szCs w:val="24"/>
        </w:rPr>
        <w:t xml:space="preserve"> </w:t>
      </w:r>
      <w:r w:rsidRPr="00FC59DA">
        <w:rPr>
          <w:rFonts w:cs="Times New Roman"/>
          <w:b/>
          <w:color w:val="000000"/>
          <w:sz w:val="24"/>
          <w:szCs w:val="24"/>
        </w:rPr>
        <w:t xml:space="preserve"> </w:t>
      </w:r>
      <w:r w:rsidRPr="00FC59DA">
        <w:rPr>
          <w:rFonts w:cs="Times New Roman"/>
          <w:color w:val="000000"/>
          <w:sz w:val="24"/>
          <w:szCs w:val="24"/>
        </w:rPr>
        <w:t>Modeled percentage of storage capacity in Lake Mead, Lake Powell, and the Salt-Verde reservoir system</w:t>
      </w:r>
      <w:r w:rsidR="00307F71">
        <w:rPr>
          <w:rFonts w:cs="Times New Roman"/>
          <w:color w:val="000000"/>
          <w:sz w:val="24"/>
          <w:szCs w:val="24"/>
        </w:rPr>
        <w:t xml:space="preserve"> between</w:t>
      </w:r>
      <w:r w:rsidRPr="00FC59DA">
        <w:rPr>
          <w:rFonts w:cs="Times New Roman"/>
          <w:color w:val="000000"/>
          <w:sz w:val="24"/>
          <w:szCs w:val="24"/>
        </w:rPr>
        <w:t xml:space="preserve"> 2000</w:t>
      </w:r>
      <w:r w:rsidR="00307F71">
        <w:rPr>
          <w:rFonts w:cs="Times New Roman"/>
          <w:color w:val="000000"/>
          <w:sz w:val="24"/>
          <w:szCs w:val="24"/>
        </w:rPr>
        <w:t xml:space="preserve"> and </w:t>
      </w:r>
      <w:r w:rsidRPr="00FC59DA">
        <w:rPr>
          <w:rFonts w:cs="Times New Roman"/>
          <w:color w:val="000000"/>
          <w:sz w:val="24"/>
          <w:szCs w:val="24"/>
        </w:rPr>
        <w:t xml:space="preserve">2060, under reference and </w:t>
      </w:r>
      <w:r w:rsidR="00B7128D">
        <w:rPr>
          <w:rFonts w:cs="Times New Roman"/>
          <w:color w:val="000000"/>
          <w:sz w:val="24"/>
          <w:szCs w:val="24"/>
        </w:rPr>
        <w:t>reduced-flow</w:t>
      </w:r>
      <w:r w:rsidR="00B7128D" w:rsidRPr="00FC59DA">
        <w:rPr>
          <w:rFonts w:cs="Times New Roman"/>
          <w:color w:val="000000"/>
          <w:sz w:val="24"/>
          <w:szCs w:val="24"/>
        </w:rPr>
        <w:t xml:space="preserve"> </w:t>
      </w:r>
      <w:r w:rsidRPr="00FC59DA">
        <w:rPr>
          <w:rFonts w:cs="Times New Roman"/>
          <w:color w:val="000000"/>
          <w:sz w:val="24"/>
          <w:szCs w:val="24"/>
        </w:rPr>
        <w:t>climate conditions</w:t>
      </w:r>
      <w:r w:rsidR="00347AE5">
        <w:rPr>
          <w:rFonts w:cs="Times New Roman"/>
          <w:color w:val="000000"/>
          <w:sz w:val="24"/>
          <w:szCs w:val="24"/>
        </w:rPr>
        <w:t xml:space="preserve">.  </w:t>
      </w:r>
      <w:r w:rsidR="0093741C">
        <w:rPr>
          <w:rFonts w:cs="Times New Roman"/>
          <w:color w:val="000000"/>
          <w:sz w:val="24"/>
          <w:szCs w:val="24"/>
        </w:rPr>
        <w:t>Data before 2000 were h</w:t>
      </w:r>
      <w:r w:rsidRPr="00FC59DA">
        <w:rPr>
          <w:rFonts w:cs="Times New Roman"/>
          <w:color w:val="000000"/>
          <w:sz w:val="24"/>
          <w:szCs w:val="24"/>
        </w:rPr>
        <w:t xml:space="preserve">istorical observations. </w:t>
      </w:r>
    </w:p>
    <w:p w14:paraId="6CEC419E" w14:textId="77777777" w:rsidR="00EA77FE" w:rsidRPr="00FC59DA" w:rsidRDefault="00EA77FE" w:rsidP="005E0AB3">
      <w:pPr>
        <w:pStyle w:val="FigureCaption"/>
        <w:adjustRightInd w:val="0"/>
        <w:snapToGrid w:val="0"/>
        <w:spacing w:before="0" w:after="0" w:line="360" w:lineRule="auto"/>
        <w:rPr>
          <w:rFonts w:cs="Times New Roman"/>
          <w:sz w:val="24"/>
          <w:szCs w:val="24"/>
        </w:rPr>
      </w:pPr>
    </w:p>
    <w:p w14:paraId="3E9E42F5" w14:textId="77777777" w:rsidR="00EA77FE" w:rsidRDefault="003C05F6">
      <w:pPr>
        <w:spacing w:after="200" w:line="276" w:lineRule="auto"/>
        <w:rPr>
          <w:rFonts w:cs="Times New Roman"/>
          <w:sz w:val="24"/>
          <w:szCs w:val="24"/>
        </w:rPr>
      </w:pPr>
      <w:r>
        <w:rPr>
          <w:rFonts w:cs="Times New Roman"/>
          <w:sz w:val="24"/>
          <w:szCs w:val="24"/>
        </w:rPr>
        <w:br w:type="page"/>
      </w:r>
    </w:p>
    <w:p w14:paraId="587B94E2" w14:textId="119C6547" w:rsidR="004653CF" w:rsidRPr="00FC59DA" w:rsidDel="00386741" w:rsidRDefault="00080D5B" w:rsidP="00037FB0">
      <w:pPr>
        <w:keepNext/>
        <w:adjustRightInd w:val="0"/>
        <w:snapToGrid w:val="0"/>
        <w:spacing w:after="0" w:line="360" w:lineRule="auto"/>
        <w:jc w:val="center"/>
        <w:rPr>
          <w:moveFrom w:id="183" w:author="Joshua Gilman" w:date="2026-10-09T10:29:00Z" w16du:dateUtc="2026-10-09T17:29:00Z"/>
          <w:rFonts w:cs="Times New Roman"/>
          <w:sz w:val="24"/>
          <w:szCs w:val="24"/>
        </w:rPr>
      </w:pPr>
      <w:moveFromRangeStart w:id="184" w:author="Joshua Gilman" w:date="2026-10-09T10:29:00Z" w:name="move242434180"/>
      <w:moveFrom w:id="185" w:author="Joshua Gilman" w:date="2026-10-09T10:29:00Z" w16du:dateUtc="2026-10-09T17:29:00Z">
        <w:r w:rsidDel="00386741">
          <w:rPr>
            <w:rFonts w:cs="Times New Roman"/>
            <w:noProof/>
            <w:sz w:val="24"/>
            <w:szCs w:val="24"/>
          </w:rPr>
          <w:lastRenderedPageBreak/>
          <w:drawing>
            <wp:inline distT="0" distB="0" distL="0" distR="0" wp14:anchorId="5E19A603" wp14:editId="005DC2A6">
              <wp:extent cx="4863402" cy="5630545"/>
              <wp:effectExtent l="0" t="0" r="1270" b="0"/>
              <wp:docPr id="1444159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9997" name="Picture 1444159997"/>
                      <pic:cNvPicPr/>
                    </pic:nvPicPr>
                    <pic:blipFill rotWithShape="1">
                      <a:blip r:embed="rId16"/>
                      <a:srcRect r="18174"/>
                      <a:stretch>
                        <a:fillRect/>
                      </a:stretch>
                    </pic:blipFill>
                    <pic:spPr bwMode="auto">
                      <a:xfrm>
                        <a:off x="0" y="0"/>
                        <a:ext cx="4863402" cy="5630545"/>
                      </a:xfrm>
                      <a:prstGeom prst="rect">
                        <a:avLst/>
                      </a:prstGeom>
                      <a:ln>
                        <a:noFill/>
                      </a:ln>
                      <a:extLst>
                        <a:ext uri="{53640926-AAD7-44D8-BBD7-CCE9431645EC}">
                          <a14:shadowObscured xmlns:a14="http://schemas.microsoft.com/office/drawing/2010/main"/>
                        </a:ext>
                      </a:extLst>
                    </pic:spPr>
                  </pic:pic>
                </a:graphicData>
              </a:graphic>
            </wp:inline>
          </w:drawing>
        </w:r>
      </w:moveFrom>
    </w:p>
    <w:p w14:paraId="7444B7D6" w14:textId="1AB755C5" w:rsidR="00E07618" w:rsidDel="002432B7" w:rsidRDefault="003C05F6" w:rsidP="00E07618">
      <w:pPr>
        <w:adjustRightInd w:val="0"/>
        <w:snapToGrid w:val="0"/>
        <w:spacing w:after="0" w:line="240" w:lineRule="auto"/>
        <w:rPr>
          <w:del w:id="186" w:author="Joshua Gilman" w:date="2026-10-09T10:36:00Z" w16du:dateUtc="2026-10-09T17:36:00Z"/>
          <w:moveFrom w:id="187" w:author="Joshua Gilman" w:date="2026-10-09T10:29:00Z" w16du:dateUtc="2026-10-09T17:29:00Z"/>
          <w:rFonts w:cs="Times New Roman"/>
          <w:bCs/>
          <w:color w:val="000000"/>
          <w:sz w:val="24"/>
          <w:szCs w:val="24"/>
        </w:rPr>
      </w:pPr>
      <w:moveFrom w:id="188" w:author="Joshua Gilman" w:date="2026-10-09T10:29:00Z" w16du:dateUtc="2026-10-09T17:29:00Z">
        <w:r w:rsidDel="00386741">
          <w:rPr>
            <w:rFonts w:cs="Times New Roman"/>
            <w:b/>
            <w:color w:val="000000"/>
            <w:sz w:val="24"/>
            <w:szCs w:val="24"/>
          </w:rPr>
          <w:t>Fig.</w:t>
        </w:r>
        <w:r w:rsidR="00C51A8A" w:rsidRPr="00FC59DA" w:rsidDel="00386741">
          <w:rPr>
            <w:rFonts w:cs="Times New Roman"/>
            <w:b/>
            <w:color w:val="000000"/>
            <w:sz w:val="24"/>
            <w:szCs w:val="24"/>
          </w:rPr>
          <w:t xml:space="preserve"> </w:t>
        </w:r>
        <w:r w:rsidR="00425188" w:rsidDel="00386741">
          <w:rPr>
            <w:rFonts w:cs="Times New Roman"/>
            <w:b/>
            <w:color w:val="000000"/>
            <w:sz w:val="24"/>
            <w:szCs w:val="24"/>
          </w:rPr>
          <w:t>7</w:t>
        </w:r>
        <w:r w:rsidRPr="00144936" w:rsidDel="00386741">
          <w:rPr>
            <w:rFonts w:cs="Times New Roman"/>
            <w:bCs/>
            <w:color w:val="000000"/>
            <w:sz w:val="24"/>
            <w:szCs w:val="24"/>
          </w:rPr>
          <w:t xml:space="preserve"> </w:t>
        </w:r>
        <w:r w:rsidR="00C51A8A" w:rsidRPr="00144936" w:rsidDel="00386741">
          <w:rPr>
            <w:rFonts w:cs="Times New Roman"/>
            <w:bCs/>
            <w:color w:val="000000"/>
            <w:sz w:val="24"/>
            <w:szCs w:val="24"/>
          </w:rPr>
          <w:t xml:space="preserve"> </w:t>
        </w:r>
        <w:r w:rsidR="008C4D0D" w:rsidRPr="008C4D0D" w:rsidDel="00386741">
          <w:rPr>
            <w:rFonts w:cs="Times New Roman"/>
            <w:bCs/>
            <w:color w:val="000000"/>
            <w:sz w:val="24"/>
            <w:szCs w:val="24"/>
          </w:rPr>
          <w:t>Percentage of modeled climate-policy combinations meeting minimum GSI thresholds across climate and policy factor levels.</w:t>
        </w:r>
        <w:r w:rsidR="00E07618" w:rsidDel="00386741">
          <w:rPr>
            <w:rFonts w:cs="Times New Roman"/>
            <w:bCs/>
            <w:color w:val="000000"/>
            <w:sz w:val="24"/>
            <w:szCs w:val="24"/>
          </w:rPr>
          <w:t xml:space="preserve">  </w:t>
        </w:r>
        <w:r w:rsidR="009312EE" w:rsidRPr="009312EE" w:rsidDel="00386741">
          <w:rPr>
            <w:rFonts w:cs="Times New Roman"/>
            <w:bCs/>
            <w:color w:val="000000"/>
            <w:sz w:val="24"/>
            <w:szCs w:val="24"/>
          </w:rPr>
          <w:t>Each panel represents one factor level while retaining all combinations of the other five climate and policy factors. The x-axis shows the minimum GSI threshold, defined as the minimum number of years groundwater pumping must be sustained, and the y-axis shows modeled regional population in 2060. Each cell shows the percentage of the corresponding 162 combinations for a two-level factor or 108 combinations for a three-level factor whose 2060 GSI met or exceeded the threshold.</w:t>
        </w:r>
        <w:r w:rsidR="009312EE" w:rsidDel="00386741">
          <w:rPr>
            <w:rFonts w:cs="Times New Roman"/>
            <w:bCs/>
            <w:color w:val="000000"/>
            <w:sz w:val="24"/>
            <w:szCs w:val="24"/>
          </w:rPr>
          <w:t xml:space="preserve">  </w:t>
        </w:r>
        <w:r w:rsidR="00E07618" w:rsidDel="00386741">
          <w:rPr>
            <w:rFonts w:cs="Times New Roman"/>
            <w:bCs/>
            <w:color w:val="000000"/>
            <w:sz w:val="24"/>
            <w:szCs w:val="24"/>
          </w:rPr>
          <w:t>Lighter colors indicate that a larger proportion of scenarios met the threshold; darker colors indicate that fewer did.</w:t>
        </w:r>
        <w:r w:rsidR="00E07618" w:rsidRPr="00E07618" w:rsidDel="00386741">
          <w:t xml:space="preserve"> </w:t>
        </w:r>
        <w:r w:rsidR="00E07618" w:rsidDel="00386741">
          <w:t xml:space="preserve"> </w:t>
        </w:r>
        <w:r w:rsidR="004601CC" w:rsidRPr="004601CC" w:rsidDel="00386741">
          <w:rPr>
            <w:rFonts w:cs="Times New Roman"/>
            <w:bCs/>
            <w:color w:val="000000"/>
            <w:sz w:val="24"/>
            <w:szCs w:val="24"/>
          </w:rPr>
          <w:t>These percentages represent conditional feasibility within the modeled factorial scenario space, not probabilities of future outcomes</w:t>
        </w:r>
        <w:r w:rsidR="00E07618" w:rsidRPr="00E07618" w:rsidDel="00386741">
          <w:rPr>
            <w:rFonts w:cs="Times New Roman"/>
            <w:bCs/>
            <w:color w:val="000000"/>
            <w:sz w:val="24"/>
            <w:szCs w:val="24"/>
          </w:rPr>
          <w:t>.</w:t>
        </w:r>
      </w:moveFrom>
    </w:p>
    <w:moveFromRangeEnd w:id="184"/>
    <w:p w14:paraId="66A1F0AB" w14:textId="0B4D8CA6" w:rsidR="00E07618" w:rsidDel="002432B7" w:rsidRDefault="00E07618" w:rsidP="00E07618">
      <w:pPr>
        <w:adjustRightInd w:val="0"/>
        <w:snapToGrid w:val="0"/>
        <w:spacing w:after="0" w:line="240" w:lineRule="auto"/>
        <w:rPr>
          <w:del w:id="189" w:author="Joshua Gilman" w:date="2026-10-09T10:36:00Z" w16du:dateUtc="2026-10-09T17:36:00Z"/>
          <w:rFonts w:cs="Times New Roman"/>
          <w:bCs/>
          <w:color w:val="000000"/>
          <w:sz w:val="24"/>
          <w:szCs w:val="24"/>
        </w:rPr>
      </w:pPr>
    </w:p>
    <w:p w14:paraId="632D9CD1" w14:textId="2CE0B105" w:rsidR="0059327B" w:rsidDel="002432B7" w:rsidRDefault="0059327B" w:rsidP="001F5754">
      <w:pPr>
        <w:adjustRightInd w:val="0"/>
        <w:snapToGrid w:val="0"/>
        <w:spacing w:after="0" w:line="240" w:lineRule="auto"/>
        <w:rPr>
          <w:del w:id="190" w:author="Joshua Gilman" w:date="2026-10-09T10:36:00Z" w16du:dateUtc="2026-10-09T17:36:00Z"/>
          <w:rFonts w:cs="Times New Roman"/>
          <w:bCs/>
          <w:color w:val="000000"/>
          <w:sz w:val="24"/>
          <w:szCs w:val="24"/>
        </w:rPr>
      </w:pPr>
    </w:p>
    <w:p w14:paraId="32346664" w14:textId="77777777" w:rsidR="0059327B" w:rsidDel="002432B7" w:rsidRDefault="0059327B" w:rsidP="001F5754">
      <w:pPr>
        <w:adjustRightInd w:val="0"/>
        <w:snapToGrid w:val="0"/>
        <w:spacing w:after="0" w:line="240" w:lineRule="auto"/>
        <w:rPr>
          <w:del w:id="191" w:author="Joshua Gilman" w:date="2026-10-09T10:36:00Z" w16du:dateUtc="2026-10-09T17:36:00Z"/>
          <w:rFonts w:cs="Times New Roman"/>
          <w:bCs/>
          <w:color w:val="000000"/>
          <w:sz w:val="24"/>
          <w:szCs w:val="24"/>
        </w:rPr>
      </w:pPr>
    </w:p>
    <w:p w14:paraId="5F09ACFD" w14:textId="77777777" w:rsidR="004653CF" w:rsidRPr="00FC59DA" w:rsidRDefault="003C05F6" w:rsidP="00356BC9">
      <w:pPr>
        <w:pStyle w:val="Heading1"/>
        <w:adjustRightInd w:val="0"/>
        <w:snapToGrid w:val="0"/>
        <w:spacing w:before="0" w:after="0" w:line="360" w:lineRule="auto"/>
        <w:rPr>
          <w:rFonts w:cs="Times New Roman"/>
          <w:szCs w:val="24"/>
        </w:rPr>
      </w:pPr>
      <w:r w:rsidRPr="00FC59DA">
        <w:rPr>
          <w:rFonts w:cs="Times New Roman"/>
          <w:szCs w:val="24"/>
        </w:rPr>
        <w:t>4. Discussion</w:t>
      </w:r>
    </w:p>
    <w:p w14:paraId="113E4C7D" w14:textId="7B8A0FE4" w:rsidR="003E1ADE" w:rsidRPr="005F253E" w:rsidRDefault="003C05F6" w:rsidP="00FE6A65">
      <w:pPr>
        <w:pStyle w:val="Heading2"/>
      </w:pPr>
      <w:r w:rsidRPr="00FE6A65">
        <w:t xml:space="preserve">4.1 </w:t>
      </w:r>
      <w:r w:rsidR="00114846" w:rsidRPr="00FE6A65">
        <w:t>How</w:t>
      </w:r>
      <w:r w:rsidR="00E84BCE" w:rsidRPr="00FE6A65">
        <w:t xml:space="preserve"> </w:t>
      </w:r>
      <w:r w:rsidR="00114846" w:rsidRPr="00FE6A65">
        <w:t xml:space="preserve">does </w:t>
      </w:r>
      <w:r w:rsidR="00F039E5" w:rsidRPr="00FE6A65">
        <w:t xml:space="preserve">the population growth frontier </w:t>
      </w:r>
      <w:r w:rsidR="00114846" w:rsidRPr="00FE6A65">
        <w:t xml:space="preserve">evolve </w:t>
      </w:r>
      <w:r w:rsidR="00F039E5" w:rsidRPr="00FE6A65">
        <w:t xml:space="preserve">under increasingly stringent </w:t>
      </w:r>
      <w:r w:rsidR="009B733D" w:rsidRPr="00FE6A65">
        <w:t>standards for groundwater sustainability</w:t>
      </w:r>
      <w:r w:rsidR="00F039E5" w:rsidRPr="00FE6A65">
        <w:t xml:space="preserve">? </w:t>
      </w:r>
    </w:p>
    <w:p w14:paraId="1E092470" w14:textId="50789D59" w:rsidR="003B3193" w:rsidRDefault="003C05F6" w:rsidP="003B3193">
      <w:pPr>
        <w:adjustRightInd w:val="0"/>
        <w:snapToGrid w:val="0"/>
        <w:spacing w:after="0" w:line="360" w:lineRule="auto"/>
        <w:rPr>
          <w:rFonts w:cs="Times New Roman"/>
          <w:sz w:val="24"/>
          <w:szCs w:val="24"/>
        </w:rPr>
      </w:pPr>
      <w:r w:rsidRPr="00F57276">
        <w:rPr>
          <w:rFonts w:cs="Times New Roman"/>
          <w:sz w:val="24"/>
          <w:szCs w:val="24"/>
        </w:rPr>
        <w:t>The overall form of the groundwater-constrained population growth frontier in the PMA is nonlinear</w:t>
      </w:r>
      <w:ins w:id="192" w:author="Joshua Gilman" w:date="2026-10-09T10:54:00Z" w16du:dateUtc="2026-10-09T17:54:00Z">
        <w:r w:rsidR="008678C1">
          <w:rPr>
            <w:rFonts w:cs="Times New Roman"/>
            <w:sz w:val="24"/>
            <w:szCs w:val="24"/>
          </w:rPr>
          <w:t xml:space="preserve"> (Fig. 4)</w:t>
        </w:r>
      </w:ins>
      <w:r w:rsidRPr="00F57276">
        <w:rPr>
          <w:rFonts w:cs="Times New Roman"/>
          <w:sz w:val="24"/>
          <w:szCs w:val="24"/>
        </w:rPr>
        <w:t xml:space="preserve"> and governance-dependent</w:t>
      </w:r>
      <w:r w:rsidR="002E631A">
        <w:rPr>
          <w:rFonts w:cs="Times New Roman"/>
          <w:sz w:val="24"/>
          <w:szCs w:val="24"/>
        </w:rPr>
        <w:t xml:space="preserve"> (Figs.</w:t>
      </w:r>
      <w:ins w:id="193" w:author="Joshua Gilman" w:date="2026-10-09T10:54:00Z" w16du:dateUtc="2026-10-09T17:54:00Z">
        <w:r w:rsidR="008678C1">
          <w:rPr>
            <w:rFonts w:cs="Times New Roman"/>
            <w:sz w:val="24"/>
            <w:szCs w:val="24"/>
          </w:rPr>
          <w:t xml:space="preserve"> 5–6</w:t>
        </w:r>
      </w:ins>
      <w:del w:id="194" w:author="Joshua Gilman" w:date="2026-10-09T10:54:00Z" w16du:dateUtc="2026-10-09T17:54:00Z">
        <w:r w:rsidR="002E631A" w:rsidDel="008678C1">
          <w:rPr>
            <w:rFonts w:cs="Times New Roman"/>
            <w:sz w:val="24"/>
            <w:szCs w:val="24"/>
          </w:rPr>
          <w:delText xml:space="preserve"> 4 and 5</w:delText>
        </w:r>
      </w:del>
      <w:r w:rsidR="002E631A">
        <w:rPr>
          <w:rFonts w:cs="Times New Roman"/>
          <w:sz w:val="24"/>
          <w:szCs w:val="24"/>
        </w:rPr>
        <w:t>)</w:t>
      </w:r>
      <w:r w:rsidRPr="00F57276">
        <w:rPr>
          <w:rFonts w:cs="Times New Roman"/>
          <w:sz w:val="24"/>
          <w:szCs w:val="24"/>
        </w:rPr>
        <w:t xml:space="preserve">.  The projected population and the </w:t>
      </w:r>
      <w:r w:rsidR="0036106E">
        <w:rPr>
          <w:rFonts w:cs="Times New Roman"/>
          <w:sz w:val="24"/>
          <w:szCs w:val="24"/>
        </w:rPr>
        <w:t xml:space="preserve">number of years groundwater pumping can be sustained in 2060 (GSI) </w:t>
      </w:r>
      <w:r w:rsidRPr="00F57276">
        <w:rPr>
          <w:rFonts w:cs="Times New Roman"/>
          <w:sz w:val="24"/>
          <w:szCs w:val="24"/>
        </w:rPr>
        <w:t xml:space="preserve">exhibit strong nonlinear tradeoffs.  Importantly, these tradeoffs become </w:t>
      </w:r>
      <w:r w:rsidR="00732DE2">
        <w:rPr>
          <w:rFonts w:cs="Times New Roman"/>
          <w:sz w:val="24"/>
          <w:szCs w:val="24"/>
        </w:rPr>
        <w:t>especially evident</w:t>
      </w:r>
      <w:r w:rsidRPr="00F57276">
        <w:rPr>
          <w:rFonts w:cs="Times New Roman"/>
          <w:sz w:val="24"/>
          <w:szCs w:val="24"/>
        </w:rPr>
        <w:t xml:space="preserve"> as </w:t>
      </w:r>
      <w:r w:rsidR="009B733D">
        <w:rPr>
          <w:rFonts w:cs="Times New Roman"/>
          <w:sz w:val="24"/>
          <w:szCs w:val="24"/>
        </w:rPr>
        <w:t>GSI exceeds approximately</w:t>
      </w:r>
      <w:r>
        <w:rPr>
          <w:rFonts w:cs="Times New Roman"/>
          <w:sz w:val="24"/>
          <w:szCs w:val="24"/>
        </w:rPr>
        <w:t xml:space="preserve"> 80</w:t>
      </w:r>
      <w:r w:rsidRPr="00F57276">
        <w:rPr>
          <w:rFonts w:cs="Times New Roman"/>
          <w:sz w:val="24"/>
          <w:szCs w:val="24"/>
        </w:rPr>
        <w:t xml:space="preserve"> years, at which point only substantially lower populations are feasible.</w:t>
      </w:r>
      <w:r>
        <w:rPr>
          <w:rFonts w:cs="Times New Roman"/>
          <w:sz w:val="24"/>
          <w:szCs w:val="24"/>
        </w:rPr>
        <w:t xml:space="preserve">  </w:t>
      </w:r>
      <w:r w:rsidR="00DE6E9E" w:rsidRPr="00DE6E9E">
        <w:rPr>
          <w:rFonts w:cs="Times New Roman"/>
          <w:sz w:val="24"/>
          <w:szCs w:val="24"/>
        </w:rPr>
        <w:t xml:space="preserve">The location of the </w:t>
      </w:r>
      <w:r w:rsidR="00590552">
        <w:rPr>
          <w:rFonts w:cs="Times New Roman"/>
          <w:sz w:val="24"/>
          <w:szCs w:val="24"/>
        </w:rPr>
        <w:t xml:space="preserve">growth </w:t>
      </w:r>
      <w:r w:rsidR="00DE6E9E" w:rsidRPr="00DE6E9E">
        <w:rPr>
          <w:rFonts w:cs="Times New Roman"/>
          <w:sz w:val="24"/>
          <w:szCs w:val="24"/>
        </w:rPr>
        <w:t xml:space="preserve">frontier depends </w:t>
      </w:r>
      <w:r w:rsidR="00590552">
        <w:rPr>
          <w:rFonts w:cs="Times New Roman"/>
          <w:sz w:val="24"/>
          <w:szCs w:val="24"/>
        </w:rPr>
        <w:t xml:space="preserve">not only </w:t>
      </w:r>
      <w:r w:rsidR="00DE6E9E" w:rsidRPr="00DE6E9E">
        <w:rPr>
          <w:rFonts w:cs="Times New Roman"/>
          <w:sz w:val="24"/>
          <w:szCs w:val="24"/>
        </w:rPr>
        <w:t xml:space="preserve">on </w:t>
      </w:r>
      <w:r w:rsidR="00A964C1">
        <w:rPr>
          <w:rFonts w:cs="Times New Roman"/>
          <w:sz w:val="24"/>
          <w:szCs w:val="24"/>
        </w:rPr>
        <w:t xml:space="preserve">the stringency of the groundwater-sustainability </w:t>
      </w:r>
      <w:r w:rsidR="00AD5CDC">
        <w:rPr>
          <w:rFonts w:cs="Times New Roman"/>
          <w:sz w:val="24"/>
          <w:szCs w:val="24"/>
        </w:rPr>
        <w:t>standards</w:t>
      </w:r>
      <w:r w:rsidR="00590552">
        <w:rPr>
          <w:rFonts w:cs="Times New Roman"/>
          <w:sz w:val="24"/>
          <w:szCs w:val="24"/>
        </w:rPr>
        <w:t xml:space="preserve"> but also on the interactions of climatic conditions and water use policies.</w:t>
      </w:r>
      <w:r w:rsidR="00480BC3">
        <w:rPr>
          <w:rFonts w:cs="Times New Roman"/>
          <w:sz w:val="24"/>
          <w:szCs w:val="24"/>
        </w:rPr>
        <w:t xml:space="preserve">  </w:t>
      </w:r>
      <w:moveFromRangeStart w:id="195" w:author="Joshua Gilman" w:date="2026-10-09T11:01:00Z" w:name="move242436078"/>
      <w:moveFrom w:id="196" w:author="Joshua Gilman" w:date="2026-10-09T11:01:00Z" w16du:dateUtc="2026-10-09T18:01:00Z">
        <w:r w:rsidR="00480BC3" w:rsidDel="003D0857">
          <w:rPr>
            <w:rFonts w:cs="Times New Roman"/>
            <w:sz w:val="24"/>
            <w:szCs w:val="24"/>
          </w:rPr>
          <w:t xml:space="preserve">Thus, </w:t>
        </w:r>
        <w:r w:rsidR="00590552" w:rsidRPr="00DE6E9E" w:rsidDel="003D0857">
          <w:rPr>
            <w:rFonts w:cs="Times New Roman"/>
            <w:sz w:val="24"/>
            <w:szCs w:val="24"/>
          </w:rPr>
          <w:t xml:space="preserve">metropolitan development capacity </w:t>
        </w:r>
        <w:r w:rsidR="00480BC3" w:rsidDel="003D0857">
          <w:rPr>
            <w:rFonts w:cs="Times New Roman"/>
            <w:sz w:val="24"/>
            <w:szCs w:val="24"/>
          </w:rPr>
          <w:t>should not</w:t>
        </w:r>
        <w:r w:rsidR="00590552" w:rsidRPr="00DE6E9E" w:rsidDel="003D0857">
          <w:rPr>
            <w:rFonts w:cs="Times New Roman"/>
            <w:sz w:val="24"/>
            <w:szCs w:val="24"/>
          </w:rPr>
          <w:t xml:space="preserve"> be represented by a single carrying-capacity value</w:t>
        </w:r>
        <w:r w:rsidR="003B6959" w:rsidDel="003D0857">
          <w:rPr>
            <w:rFonts w:cs="Times New Roman"/>
            <w:sz w:val="24"/>
            <w:szCs w:val="24"/>
          </w:rPr>
          <w:t>, which is demonstrated by t</w:t>
        </w:r>
        <w:r w:rsidR="00DE6E9E" w:rsidRPr="00DE6E9E" w:rsidDel="003D0857">
          <w:rPr>
            <w:rFonts w:cs="Times New Roman"/>
            <w:sz w:val="24"/>
            <w:szCs w:val="24"/>
          </w:rPr>
          <w:t xml:space="preserve">he changing width of the population distributions. </w:t>
        </w:r>
        <w:r w:rsidR="003B6959" w:rsidDel="003D0857">
          <w:rPr>
            <w:rFonts w:cs="Times New Roman"/>
            <w:sz w:val="24"/>
            <w:szCs w:val="24"/>
          </w:rPr>
          <w:t xml:space="preserve"> </w:t>
        </w:r>
      </w:moveFrom>
      <w:moveFromRangeEnd w:id="195"/>
    </w:p>
    <w:p w14:paraId="5FC7AC09" w14:textId="5FE079DC" w:rsidR="00DE6E9E" w:rsidRPr="00DE6E9E" w:rsidRDefault="003C05F6" w:rsidP="0003374D">
      <w:pPr>
        <w:adjustRightInd w:val="0"/>
        <w:snapToGrid w:val="0"/>
        <w:spacing w:after="0" w:line="360" w:lineRule="auto"/>
        <w:ind w:firstLine="720"/>
        <w:rPr>
          <w:rFonts w:cs="Times New Roman"/>
          <w:sz w:val="24"/>
          <w:szCs w:val="24"/>
        </w:rPr>
      </w:pPr>
      <w:r>
        <w:rPr>
          <w:rFonts w:cs="Times New Roman"/>
          <w:sz w:val="24"/>
          <w:szCs w:val="24"/>
        </w:rPr>
        <w:t>While n</w:t>
      </w:r>
      <w:r w:rsidRPr="00DE6E9E">
        <w:rPr>
          <w:rFonts w:cs="Times New Roman"/>
          <w:sz w:val="24"/>
          <w:szCs w:val="24"/>
        </w:rPr>
        <w:t xml:space="preserve">arrow distributions at low </w:t>
      </w:r>
      <w:r w:rsidR="00A9178F">
        <w:rPr>
          <w:rFonts w:cs="Times New Roman"/>
          <w:sz w:val="24"/>
          <w:szCs w:val="24"/>
        </w:rPr>
        <w:t>GSI</w:t>
      </w:r>
      <w:r w:rsidR="00A9178F" w:rsidRPr="00DE6E9E">
        <w:rPr>
          <w:rFonts w:cs="Times New Roman"/>
          <w:sz w:val="24"/>
          <w:szCs w:val="24"/>
        </w:rPr>
        <w:t xml:space="preserve"> </w:t>
      </w:r>
      <w:r w:rsidRPr="00DE6E9E">
        <w:rPr>
          <w:rFonts w:cs="Times New Roman"/>
          <w:sz w:val="24"/>
          <w:szCs w:val="24"/>
        </w:rPr>
        <w:t xml:space="preserve">values indicate that </w:t>
      </w:r>
      <w:r w:rsidR="00F61599">
        <w:rPr>
          <w:rFonts w:cs="Times New Roman"/>
          <w:sz w:val="24"/>
          <w:szCs w:val="24"/>
        </w:rPr>
        <w:t>these scenarios</w:t>
      </w:r>
      <w:r w:rsidRPr="00DE6E9E">
        <w:rPr>
          <w:rFonts w:cs="Times New Roman"/>
          <w:sz w:val="24"/>
          <w:szCs w:val="24"/>
        </w:rPr>
        <w:t xml:space="preserve"> </w:t>
      </w:r>
      <w:r>
        <w:rPr>
          <w:rFonts w:cs="Times New Roman"/>
          <w:sz w:val="24"/>
          <w:szCs w:val="24"/>
        </w:rPr>
        <w:t>are</w:t>
      </w:r>
      <w:r w:rsidRPr="00DE6E9E">
        <w:rPr>
          <w:rFonts w:cs="Times New Roman"/>
          <w:sz w:val="24"/>
          <w:szCs w:val="24"/>
        </w:rPr>
        <w:t xml:space="preserve"> concentrated at relatively high population level</w:t>
      </w:r>
      <w:r>
        <w:rPr>
          <w:rFonts w:cs="Times New Roman"/>
          <w:sz w:val="24"/>
          <w:szCs w:val="24"/>
        </w:rPr>
        <w:t>s, w</w:t>
      </w:r>
      <w:r w:rsidRPr="00DE6E9E">
        <w:rPr>
          <w:rFonts w:cs="Times New Roman"/>
          <w:sz w:val="24"/>
          <w:szCs w:val="24"/>
        </w:rPr>
        <w:t xml:space="preserve">ider distributions under intermediate groundwater conditions indicate that climate and policy combinations </w:t>
      </w:r>
      <w:r w:rsidR="00361303">
        <w:rPr>
          <w:rFonts w:cs="Times New Roman"/>
          <w:sz w:val="24"/>
          <w:szCs w:val="24"/>
        </w:rPr>
        <w:t>can</w:t>
      </w:r>
      <w:r w:rsidRPr="00DE6E9E">
        <w:rPr>
          <w:rFonts w:cs="Times New Roman"/>
          <w:sz w:val="24"/>
          <w:szCs w:val="24"/>
        </w:rPr>
        <w:t xml:space="preserve"> produce markedly different population outcomes at the same </w:t>
      </w:r>
      <w:r w:rsidR="00A9178F">
        <w:rPr>
          <w:rFonts w:cs="Times New Roman"/>
          <w:sz w:val="24"/>
          <w:szCs w:val="24"/>
        </w:rPr>
        <w:t>GSI value</w:t>
      </w:r>
      <w:r w:rsidR="00A25C6A">
        <w:rPr>
          <w:rFonts w:cs="Times New Roman"/>
          <w:sz w:val="24"/>
          <w:szCs w:val="24"/>
        </w:rPr>
        <w:t xml:space="preserve"> (Fig</w:t>
      </w:r>
      <w:ins w:id="197" w:author="Joshua Gilman" w:date="2026-10-09T11:01:00Z" w16du:dateUtc="2026-10-09T18:01:00Z">
        <w:r w:rsidR="00B257BD">
          <w:rPr>
            <w:rFonts w:cs="Times New Roman"/>
            <w:sz w:val="24"/>
            <w:szCs w:val="24"/>
          </w:rPr>
          <w:t>. 4</w:t>
        </w:r>
      </w:ins>
      <w:del w:id="198" w:author="Joshua Gilman" w:date="2026-10-09T11:01:00Z" w16du:dateUtc="2026-10-09T18:01:00Z">
        <w:r w:rsidR="00A25C6A" w:rsidDel="00B257BD">
          <w:rPr>
            <w:rFonts w:cs="Times New Roman"/>
            <w:sz w:val="24"/>
            <w:szCs w:val="24"/>
          </w:rPr>
          <w:delText>s. 4 and 5</w:delText>
        </w:r>
      </w:del>
      <w:r w:rsidR="00A25C6A">
        <w:rPr>
          <w:rFonts w:cs="Times New Roman"/>
          <w:sz w:val="24"/>
          <w:szCs w:val="24"/>
        </w:rPr>
        <w:t>)</w:t>
      </w:r>
      <w:r w:rsidRPr="00DE6E9E">
        <w:rPr>
          <w:rFonts w:cs="Times New Roman"/>
          <w:sz w:val="24"/>
          <w:szCs w:val="24"/>
        </w:rPr>
        <w:t>.</w:t>
      </w:r>
      <w:r w:rsidR="00CC3EFD">
        <w:rPr>
          <w:rFonts w:cs="Times New Roman"/>
          <w:sz w:val="24"/>
          <w:szCs w:val="24"/>
        </w:rPr>
        <w:t xml:space="preserve">  T</w:t>
      </w:r>
      <w:r w:rsidRPr="00DE6E9E">
        <w:rPr>
          <w:rFonts w:cs="Times New Roman"/>
          <w:sz w:val="24"/>
          <w:szCs w:val="24"/>
        </w:rPr>
        <w:t xml:space="preserve">he distributions narrowed again </w:t>
      </w:r>
      <w:r w:rsidR="00CC3EFD">
        <w:rPr>
          <w:rFonts w:cs="Times New Roman"/>
          <w:sz w:val="24"/>
          <w:szCs w:val="24"/>
        </w:rPr>
        <w:t>n</w:t>
      </w:r>
      <w:r w:rsidR="00CC3EFD" w:rsidRPr="00DE6E9E">
        <w:rPr>
          <w:rFonts w:cs="Times New Roman"/>
          <w:sz w:val="24"/>
          <w:szCs w:val="24"/>
        </w:rPr>
        <w:t>ear the 100-year criterion</w:t>
      </w:r>
      <w:r w:rsidR="00CC3EFD">
        <w:rPr>
          <w:rFonts w:cs="Times New Roman"/>
          <w:sz w:val="24"/>
          <w:szCs w:val="24"/>
        </w:rPr>
        <w:t xml:space="preserve"> </w:t>
      </w:r>
      <w:r w:rsidRPr="00DE6E9E">
        <w:rPr>
          <w:rFonts w:cs="Times New Roman"/>
          <w:sz w:val="24"/>
          <w:szCs w:val="24"/>
        </w:rPr>
        <w:t xml:space="preserve">because </w:t>
      </w:r>
      <w:r w:rsidR="00CC3EFD">
        <w:rPr>
          <w:rFonts w:cs="Times New Roman"/>
          <w:sz w:val="24"/>
          <w:szCs w:val="24"/>
        </w:rPr>
        <w:t xml:space="preserve">it can </w:t>
      </w:r>
      <w:r w:rsidRPr="00DE6E9E">
        <w:rPr>
          <w:rFonts w:cs="Times New Roman"/>
          <w:sz w:val="24"/>
          <w:szCs w:val="24"/>
        </w:rPr>
        <w:t xml:space="preserve">only </w:t>
      </w:r>
      <w:r w:rsidR="00CC3EFD">
        <w:rPr>
          <w:rFonts w:cs="Times New Roman"/>
          <w:sz w:val="24"/>
          <w:szCs w:val="24"/>
        </w:rPr>
        <w:t xml:space="preserve">be met </w:t>
      </w:r>
      <w:r w:rsidR="00D57B93">
        <w:rPr>
          <w:rFonts w:cs="Times New Roman"/>
          <w:sz w:val="24"/>
          <w:szCs w:val="24"/>
        </w:rPr>
        <w:t>by</w:t>
      </w:r>
      <w:r w:rsidR="00CC3EFD">
        <w:rPr>
          <w:rFonts w:cs="Times New Roman"/>
          <w:sz w:val="24"/>
          <w:szCs w:val="24"/>
        </w:rPr>
        <w:t xml:space="preserve"> </w:t>
      </w:r>
      <w:r w:rsidRPr="00DE6E9E">
        <w:rPr>
          <w:rFonts w:cs="Times New Roman"/>
          <w:sz w:val="24"/>
          <w:szCs w:val="24"/>
        </w:rPr>
        <w:t xml:space="preserve">a restricted set of predominantly low-population scenarios. </w:t>
      </w:r>
      <w:r w:rsidR="00CC3EFD">
        <w:rPr>
          <w:rFonts w:cs="Times New Roman"/>
          <w:sz w:val="24"/>
          <w:szCs w:val="24"/>
        </w:rPr>
        <w:t xml:space="preserve"> </w:t>
      </w:r>
      <w:r w:rsidR="00C66330">
        <w:rPr>
          <w:rFonts w:cs="Times New Roman"/>
          <w:sz w:val="24"/>
          <w:szCs w:val="24"/>
        </w:rPr>
        <w:t>T</w:t>
      </w:r>
      <w:r w:rsidRPr="00DE6E9E">
        <w:rPr>
          <w:rFonts w:cs="Times New Roman"/>
          <w:sz w:val="24"/>
          <w:szCs w:val="24"/>
        </w:rPr>
        <w:t xml:space="preserve">he upper and lower boundaries </w:t>
      </w:r>
      <w:r w:rsidR="00BC065F">
        <w:rPr>
          <w:rFonts w:cs="Times New Roman"/>
          <w:sz w:val="24"/>
          <w:szCs w:val="24"/>
        </w:rPr>
        <w:t>reflect the range of population growth rates tested within the scenario ensemble</w:t>
      </w:r>
      <w:r w:rsidRPr="00DE6E9E">
        <w:rPr>
          <w:rFonts w:cs="Times New Roman"/>
          <w:sz w:val="24"/>
          <w:szCs w:val="24"/>
        </w:rPr>
        <w:t xml:space="preserve">, </w:t>
      </w:r>
      <w:r w:rsidR="00BC065F">
        <w:rPr>
          <w:rFonts w:cs="Times New Roman"/>
          <w:sz w:val="24"/>
          <w:szCs w:val="24"/>
        </w:rPr>
        <w:t>rather than</w:t>
      </w:r>
      <w:r w:rsidR="00C66330">
        <w:rPr>
          <w:rFonts w:cs="Times New Roman"/>
          <w:sz w:val="24"/>
          <w:szCs w:val="24"/>
        </w:rPr>
        <w:t xml:space="preserve"> </w:t>
      </w:r>
      <w:r w:rsidR="00BA78ED">
        <w:rPr>
          <w:rFonts w:cs="Times New Roman"/>
          <w:sz w:val="24"/>
          <w:szCs w:val="24"/>
        </w:rPr>
        <w:t xml:space="preserve">the </w:t>
      </w:r>
      <w:r w:rsidR="00BC065F">
        <w:rPr>
          <w:rFonts w:cs="Times New Roman"/>
          <w:sz w:val="24"/>
          <w:szCs w:val="24"/>
        </w:rPr>
        <w:t>absolute</w:t>
      </w:r>
      <w:r w:rsidRPr="00DE6E9E">
        <w:rPr>
          <w:rFonts w:cs="Times New Roman"/>
          <w:sz w:val="24"/>
          <w:szCs w:val="24"/>
        </w:rPr>
        <w:t xml:space="preserve"> limits on metropolitan population</w:t>
      </w:r>
      <w:r w:rsidR="00BA78ED">
        <w:rPr>
          <w:rFonts w:cs="Times New Roman"/>
          <w:sz w:val="24"/>
          <w:szCs w:val="24"/>
        </w:rPr>
        <w:t xml:space="preserve"> in the region</w:t>
      </w:r>
      <w:r w:rsidRPr="00DE6E9E">
        <w:rPr>
          <w:rFonts w:cs="Times New Roman"/>
          <w:sz w:val="24"/>
          <w:szCs w:val="24"/>
        </w:rPr>
        <w:t>.</w:t>
      </w:r>
      <w:ins w:id="199" w:author="Joshua Gilman" w:date="2026-10-09T11:01:00Z" w16du:dateUtc="2026-10-09T18:01:00Z">
        <w:r w:rsidR="003D0857">
          <w:rPr>
            <w:rFonts w:cs="Times New Roman"/>
            <w:sz w:val="24"/>
            <w:szCs w:val="24"/>
          </w:rPr>
          <w:t xml:space="preserve"> </w:t>
        </w:r>
        <w:r w:rsidR="00B5042E">
          <w:rPr>
            <w:rFonts w:cs="Times New Roman"/>
            <w:sz w:val="24"/>
            <w:szCs w:val="24"/>
          </w:rPr>
          <w:t xml:space="preserve"> The threshold analyses extend these findings: maximum supportable population varied across climate</w:t>
        </w:r>
      </w:ins>
      <w:ins w:id="200" w:author="Joshua Gilman" w:date="2026-10-09T11:02:00Z" w16du:dateUtc="2026-10-09T18:02:00Z">
        <w:r w:rsidR="00B5042E">
          <w:rPr>
            <w:rFonts w:cs="Times New Roman"/>
            <w:sz w:val="24"/>
            <w:szCs w:val="24"/>
          </w:rPr>
          <w:t>–policy combinations even under the same groundwater sustainability requirement (Fig. 5), while the proportion of combinations</w:t>
        </w:r>
      </w:ins>
      <w:ins w:id="201" w:author="Joshua Gilman" w:date="2026-10-09T11:03:00Z" w16du:dateUtc="2026-10-09T18:03:00Z">
        <w:r w:rsidR="00B5042E">
          <w:rPr>
            <w:rFonts w:cs="Times New Roman"/>
            <w:sz w:val="24"/>
            <w:szCs w:val="24"/>
          </w:rPr>
          <w:t xml:space="preserve"> meeting the same population and GSI requirements varied across factor levels (Fig. 6).</w:t>
        </w:r>
      </w:ins>
      <w:ins w:id="202" w:author="Joshua Gilman" w:date="2026-10-09T11:01:00Z" w16du:dateUtc="2026-10-09T18:01:00Z">
        <w:r w:rsidR="003D0857">
          <w:rPr>
            <w:rFonts w:cs="Times New Roman"/>
            <w:sz w:val="24"/>
            <w:szCs w:val="24"/>
          </w:rPr>
          <w:t xml:space="preserve"> </w:t>
        </w:r>
        <w:r w:rsidR="003D0857" w:rsidRPr="003D0857">
          <w:rPr>
            <w:rFonts w:cs="Times New Roman"/>
            <w:sz w:val="24"/>
            <w:szCs w:val="24"/>
          </w:rPr>
          <w:t xml:space="preserve"> </w:t>
        </w:r>
      </w:ins>
      <w:moveToRangeStart w:id="203" w:author="Joshua Gilman" w:date="2026-10-09T11:01:00Z" w:name="move242436078"/>
      <w:moveTo w:id="204" w:author="Joshua Gilman" w:date="2026-10-09T11:01:00Z" w16du:dateUtc="2026-10-09T18:01:00Z">
        <w:r w:rsidR="003D0857">
          <w:rPr>
            <w:rFonts w:cs="Times New Roman"/>
            <w:sz w:val="24"/>
            <w:szCs w:val="24"/>
          </w:rPr>
          <w:t xml:space="preserve">Thus, </w:t>
        </w:r>
        <w:r w:rsidR="003D0857" w:rsidRPr="00DE6E9E">
          <w:rPr>
            <w:rFonts w:cs="Times New Roman"/>
            <w:sz w:val="24"/>
            <w:szCs w:val="24"/>
          </w:rPr>
          <w:t xml:space="preserve">metropolitan development capacity </w:t>
        </w:r>
        <w:r w:rsidR="003D0857">
          <w:rPr>
            <w:rFonts w:cs="Times New Roman"/>
            <w:sz w:val="24"/>
            <w:szCs w:val="24"/>
          </w:rPr>
          <w:t>should not</w:t>
        </w:r>
        <w:r w:rsidR="003D0857" w:rsidRPr="00DE6E9E">
          <w:rPr>
            <w:rFonts w:cs="Times New Roman"/>
            <w:sz w:val="24"/>
            <w:szCs w:val="24"/>
          </w:rPr>
          <w:t xml:space="preserve"> be represented by a single carrying-capacity value</w:t>
        </w:r>
      </w:moveTo>
      <w:ins w:id="205" w:author="Joshua Gilman" w:date="2026-10-09T11:07:00Z" w16du:dateUtc="2026-10-09T18:07:00Z">
        <w:r w:rsidR="00B5042E">
          <w:rPr>
            <w:rFonts w:cs="Times New Roman"/>
            <w:sz w:val="24"/>
            <w:szCs w:val="24"/>
          </w:rPr>
          <w:t>.</w:t>
        </w:r>
      </w:ins>
      <w:moveTo w:id="206" w:author="Joshua Gilman" w:date="2026-10-09T11:01:00Z" w16du:dateUtc="2026-10-09T18:01:00Z">
        <w:del w:id="207" w:author="Joshua Gilman" w:date="2026-10-09T11:07:00Z" w16du:dateUtc="2026-10-09T18:07:00Z">
          <w:r w:rsidR="003D0857" w:rsidDel="00B5042E">
            <w:rPr>
              <w:rFonts w:cs="Times New Roman"/>
              <w:sz w:val="24"/>
              <w:szCs w:val="24"/>
            </w:rPr>
            <w:delText>, which is demonstrated by t</w:delText>
          </w:r>
          <w:r w:rsidR="003D0857" w:rsidRPr="00DE6E9E" w:rsidDel="00B5042E">
            <w:rPr>
              <w:rFonts w:cs="Times New Roman"/>
              <w:sz w:val="24"/>
              <w:szCs w:val="24"/>
            </w:rPr>
            <w:delText xml:space="preserve">he changing width of the population distributions. </w:delText>
          </w:r>
        </w:del>
        <w:r w:rsidR="003D0857">
          <w:rPr>
            <w:rFonts w:cs="Times New Roman"/>
            <w:sz w:val="24"/>
            <w:szCs w:val="24"/>
          </w:rPr>
          <w:t xml:space="preserve"> </w:t>
        </w:r>
      </w:moveTo>
      <w:moveToRangeEnd w:id="203"/>
    </w:p>
    <w:p w14:paraId="0A1FBCD3" w14:textId="02971049" w:rsidR="00DE6E9E" w:rsidRPr="00DE6E9E" w:rsidRDefault="003C05F6" w:rsidP="00C11B22">
      <w:pPr>
        <w:adjustRightInd w:val="0"/>
        <w:snapToGrid w:val="0"/>
        <w:spacing w:after="0" w:line="360" w:lineRule="auto"/>
        <w:ind w:firstLine="720"/>
        <w:rPr>
          <w:rFonts w:cs="Times New Roman"/>
          <w:sz w:val="24"/>
          <w:szCs w:val="24"/>
        </w:rPr>
      </w:pPr>
      <w:r>
        <w:rPr>
          <w:rFonts w:cs="Times New Roman"/>
          <w:sz w:val="24"/>
          <w:szCs w:val="24"/>
        </w:rPr>
        <w:t xml:space="preserve">Challenges of </w:t>
      </w:r>
      <w:r w:rsidR="00835FF0">
        <w:rPr>
          <w:rFonts w:cs="Times New Roman"/>
          <w:sz w:val="24"/>
          <w:szCs w:val="24"/>
        </w:rPr>
        <w:t xml:space="preserve">groundwater’s </w:t>
      </w:r>
      <w:r w:rsidR="00835FF0" w:rsidRPr="00DE6E9E">
        <w:rPr>
          <w:rFonts w:cs="Times New Roman"/>
          <w:sz w:val="24"/>
          <w:szCs w:val="24"/>
        </w:rPr>
        <w:t>buffering role</w:t>
      </w:r>
      <w:r>
        <w:rPr>
          <w:rFonts w:cs="Times New Roman"/>
          <w:sz w:val="24"/>
          <w:szCs w:val="24"/>
        </w:rPr>
        <w:t xml:space="preserve"> are evident</w:t>
      </w:r>
      <w:r w:rsidR="00BE0E13">
        <w:rPr>
          <w:rFonts w:cs="Times New Roman"/>
          <w:sz w:val="24"/>
          <w:szCs w:val="24"/>
        </w:rPr>
        <w:t xml:space="preserve">: </w:t>
      </w:r>
      <w:r w:rsidR="00D05305">
        <w:rPr>
          <w:rFonts w:cs="Times New Roman"/>
          <w:sz w:val="24"/>
          <w:szCs w:val="24"/>
        </w:rPr>
        <w:t xml:space="preserve">less stringent standards for sustainability allow </w:t>
      </w:r>
      <w:r w:rsidR="00835FF0" w:rsidRPr="00A27BD2">
        <w:rPr>
          <w:rFonts w:cs="Times New Roman"/>
          <w:sz w:val="24"/>
          <w:szCs w:val="24"/>
        </w:rPr>
        <w:t xml:space="preserve">pumping </w:t>
      </w:r>
      <w:r w:rsidR="00835FF0">
        <w:rPr>
          <w:rFonts w:cs="Times New Roman"/>
          <w:sz w:val="24"/>
          <w:szCs w:val="24"/>
        </w:rPr>
        <w:t>to</w:t>
      </w:r>
      <w:r w:rsidR="00835FF0" w:rsidRPr="00A27BD2">
        <w:rPr>
          <w:rFonts w:cs="Times New Roman"/>
          <w:sz w:val="24"/>
          <w:szCs w:val="24"/>
        </w:rPr>
        <w:t xml:space="preserve"> offset </w:t>
      </w:r>
      <w:r w:rsidR="00835FF0">
        <w:rPr>
          <w:rFonts w:cs="Times New Roman"/>
          <w:sz w:val="24"/>
          <w:szCs w:val="24"/>
        </w:rPr>
        <w:t xml:space="preserve">short-term </w:t>
      </w:r>
      <w:r w:rsidR="00835FF0" w:rsidRPr="00A27BD2">
        <w:rPr>
          <w:rFonts w:cs="Times New Roman"/>
          <w:sz w:val="24"/>
          <w:szCs w:val="24"/>
        </w:rPr>
        <w:t xml:space="preserve">surface-water </w:t>
      </w:r>
      <w:proofErr w:type="gramStart"/>
      <w:r w:rsidR="00835FF0" w:rsidRPr="00A27BD2">
        <w:rPr>
          <w:rFonts w:cs="Times New Roman"/>
          <w:sz w:val="24"/>
          <w:szCs w:val="24"/>
        </w:rPr>
        <w:t>shortages</w:t>
      </w:r>
      <w:r w:rsidR="00835FF0">
        <w:rPr>
          <w:rFonts w:cs="Times New Roman"/>
          <w:sz w:val="24"/>
          <w:szCs w:val="24"/>
        </w:rPr>
        <w:t>, but</w:t>
      </w:r>
      <w:proofErr w:type="gramEnd"/>
      <w:r w:rsidR="00835FF0">
        <w:rPr>
          <w:rFonts w:cs="Times New Roman"/>
          <w:sz w:val="24"/>
          <w:szCs w:val="24"/>
        </w:rPr>
        <w:t xml:space="preserve"> may accelerate </w:t>
      </w:r>
      <w:r w:rsidR="00835FF0" w:rsidRPr="00A27BD2">
        <w:rPr>
          <w:rFonts w:cs="Times New Roman"/>
          <w:sz w:val="24"/>
          <w:szCs w:val="24"/>
        </w:rPr>
        <w:t>depleti</w:t>
      </w:r>
      <w:r w:rsidR="00D05305">
        <w:rPr>
          <w:rFonts w:cs="Times New Roman"/>
          <w:sz w:val="24"/>
          <w:szCs w:val="24"/>
        </w:rPr>
        <w:t>on of</w:t>
      </w:r>
      <w:r w:rsidR="00835FF0" w:rsidRPr="00A27BD2">
        <w:rPr>
          <w:rFonts w:cs="Times New Roman"/>
          <w:sz w:val="24"/>
          <w:szCs w:val="24"/>
        </w:rPr>
        <w:t xml:space="preserve"> groundwater reserves. </w:t>
      </w:r>
      <w:r w:rsidR="005659D3">
        <w:rPr>
          <w:rFonts w:cs="Times New Roman"/>
          <w:sz w:val="24"/>
          <w:szCs w:val="24"/>
        </w:rPr>
        <w:t xml:space="preserve"> </w:t>
      </w:r>
      <w:r w:rsidR="00D05305">
        <w:rPr>
          <w:rFonts w:cs="Times New Roman"/>
          <w:sz w:val="24"/>
          <w:szCs w:val="24"/>
        </w:rPr>
        <w:t>More stringent standards</w:t>
      </w:r>
      <w:r w:rsidR="00835FF0" w:rsidRPr="00A27BD2">
        <w:rPr>
          <w:rFonts w:cs="Times New Roman"/>
          <w:sz w:val="24"/>
          <w:szCs w:val="24"/>
        </w:rPr>
        <w:t xml:space="preserve"> limit</w:t>
      </w:r>
      <w:r w:rsidR="005659D3">
        <w:rPr>
          <w:rFonts w:cs="Times New Roman"/>
          <w:sz w:val="24"/>
          <w:szCs w:val="24"/>
        </w:rPr>
        <w:t xml:space="preserve"> </w:t>
      </w:r>
      <w:r w:rsidR="00C11B22">
        <w:rPr>
          <w:rFonts w:cs="Times New Roman"/>
          <w:sz w:val="24"/>
          <w:szCs w:val="24"/>
        </w:rPr>
        <w:t>this</w:t>
      </w:r>
      <w:r w:rsidR="00835FF0" w:rsidRPr="00A27BD2">
        <w:rPr>
          <w:rFonts w:cs="Times New Roman"/>
          <w:sz w:val="24"/>
          <w:szCs w:val="24"/>
        </w:rPr>
        <w:t xml:space="preserve"> buffering capacit</w:t>
      </w:r>
      <w:r w:rsidR="00C11B22">
        <w:rPr>
          <w:rFonts w:cs="Times New Roman"/>
          <w:sz w:val="24"/>
          <w:szCs w:val="24"/>
        </w:rPr>
        <w:t xml:space="preserve">y but </w:t>
      </w:r>
      <w:r w:rsidR="00D05305">
        <w:rPr>
          <w:rFonts w:cs="Times New Roman"/>
          <w:sz w:val="24"/>
          <w:szCs w:val="24"/>
        </w:rPr>
        <w:t>are</w:t>
      </w:r>
      <w:r w:rsidR="00C11B22">
        <w:rPr>
          <w:rFonts w:cs="Times New Roman"/>
          <w:sz w:val="24"/>
          <w:szCs w:val="24"/>
        </w:rPr>
        <w:t xml:space="preserve"> necessary</w:t>
      </w:r>
      <w:r w:rsidR="005659D3">
        <w:rPr>
          <w:rFonts w:cs="Times New Roman"/>
          <w:sz w:val="24"/>
          <w:szCs w:val="24"/>
        </w:rPr>
        <w:t xml:space="preserve"> for long-term groundwater sustainability—a goal that </w:t>
      </w:r>
      <w:r w:rsidR="00C11B22">
        <w:rPr>
          <w:rFonts w:cs="Times New Roman"/>
          <w:sz w:val="24"/>
          <w:szCs w:val="24"/>
        </w:rPr>
        <w:t xml:space="preserve">requires limiting water demand associated with </w:t>
      </w:r>
      <w:r w:rsidR="00835FF0" w:rsidRPr="00A27BD2">
        <w:rPr>
          <w:rFonts w:cs="Times New Roman"/>
          <w:sz w:val="24"/>
          <w:szCs w:val="24"/>
        </w:rPr>
        <w:t xml:space="preserve">population </w:t>
      </w:r>
      <w:r w:rsidR="00C11B22">
        <w:rPr>
          <w:rFonts w:cs="Times New Roman"/>
          <w:sz w:val="24"/>
          <w:szCs w:val="24"/>
        </w:rPr>
        <w:t>growth</w:t>
      </w:r>
      <w:r w:rsidR="00835FF0" w:rsidRPr="00A27BD2">
        <w:rPr>
          <w:rFonts w:cs="Times New Roman"/>
          <w:sz w:val="24"/>
          <w:szCs w:val="24"/>
        </w:rPr>
        <w:t xml:space="preserve"> </w:t>
      </w:r>
      <w:r w:rsidR="005659D3">
        <w:rPr>
          <w:rFonts w:cs="Times New Roman"/>
          <w:sz w:val="24"/>
          <w:szCs w:val="24"/>
        </w:rPr>
        <w:t>and implementing</w:t>
      </w:r>
      <w:r w:rsidR="00835FF0" w:rsidRPr="00A27BD2">
        <w:rPr>
          <w:rFonts w:cs="Times New Roman"/>
          <w:sz w:val="24"/>
          <w:szCs w:val="24"/>
        </w:rPr>
        <w:t xml:space="preserve"> stronger water-management measures</w:t>
      </w:r>
      <w:r w:rsidR="00835FF0" w:rsidRPr="00DE6E9E">
        <w:rPr>
          <w:rFonts w:cs="Times New Roman"/>
          <w:sz w:val="24"/>
          <w:szCs w:val="24"/>
        </w:rPr>
        <w:t xml:space="preserve">. </w:t>
      </w:r>
      <w:r w:rsidR="005659D3">
        <w:rPr>
          <w:rFonts w:cs="Times New Roman"/>
          <w:sz w:val="24"/>
          <w:szCs w:val="24"/>
        </w:rPr>
        <w:t xml:space="preserve"> </w:t>
      </w:r>
      <w:r w:rsidR="00835FF0" w:rsidRPr="00DE6E9E">
        <w:rPr>
          <w:rFonts w:cs="Times New Roman"/>
          <w:sz w:val="24"/>
          <w:szCs w:val="24"/>
        </w:rPr>
        <w:t xml:space="preserve">Previous </w:t>
      </w:r>
      <w:proofErr w:type="spellStart"/>
      <w:r w:rsidR="00835FF0" w:rsidRPr="00DE6E9E">
        <w:rPr>
          <w:rFonts w:cs="Times New Roman"/>
          <w:sz w:val="24"/>
          <w:szCs w:val="24"/>
        </w:rPr>
        <w:t>WaterSim</w:t>
      </w:r>
      <w:proofErr w:type="spellEnd"/>
      <w:r w:rsidR="00835FF0" w:rsidRPr="00DE6E9E">
        <w:rPr>
          <w:rFonts w:cs="Times New Roman"/>
          <w:sz w:val="24"/>
          <w:szCs w:val="24"/>
        </w:rPr>
        <w:t xml:space="preserve"> studies similarly found that groundwater can </w:t>
      </w:r>
      <w:r w:rsidR="00BC065F">
        <w:rPr>
          <w:rFonts w:cs="Times New Roman"/>
          <w:sz w:val="24"/>
          <w:szCs w:val="24"/>
        </w:rPr>
        <w:t>compensate for reductions in surface water availability, but greater reliance on groundwater can contribute to</w:t>
      </w:r>
      <w:r w:rsidR="00835FF0" w:rsidRPr="00DE6E9E">
        <w:rPr>
          <w:rFonts w:cs="Times New Roman"/>
          <w:sz w:val="24"/>
          <w:szCs w:val="24"/>
        </w:rPr>
        <w:t xml:space="preserve"> longer-term depletion </w:t>
      </w:r>
      <w:r w:rsidR="00562751">
        <w:rPr>
          <w:rFonts w:cs="Times New Roman"/>
          <w:sz w:val="24"/>
          <w:szCs w:val="24"/>
        </w:rPr>
        <w:t xml:space="preserve">in the PMA </w:t>
      </w:r>
      <w:r w:rsidR="00835FF0">
        <w:rPr>
          <w:rFonts w:cs="Times New Roman"/>
          <w:sz w:val="24"/>
          <w:szCs w:val="24"/>
        </w:rPr>
        <w:fldChar w:fldCharType="begin">
          <w:fldData xml:space="preserve">PEVuZE5vdGU+PENpdGU+PEF1dGhvcj5Hb2JlcjwvQXV0aG9yPjxZZWFyPjIwMTA8L1llYXI+PFJl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PEVuZE5vdGU+PENpdGU+PEF1dGhvcj5Hb2JlcjwvQXV0aG9yPjxZZWFyPjIwMTA8L1llYXI+PFJl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00835FF0">
        <w:rPr>
          <w:rFonts w:cs="Times New Roman"/>
          <w:sz w:val="24"/>
          <w:szCs w:val="24"/>
        </w:rPr>
      </w:r>
      <w:r w:rsidR="00835FF0">
        <w:rPr>
          <w:rFonts w:cs="Times New Roman"/>
          <w:sz w:val="24"/>
          <w:szCs w:val="24"/>
        </w:rPr>
        <w:fldChar w:fldCharType="separate"/>
      </w:r>
      <w:r w:rsidR="00D2313F">
        <w:rPr>
          <w:rFonts w:cs="Times New Roman"/>
          <w:noProof/>
          <w:sz w:val="24"/>
          <w:szCs w:val="24"/>
        </w:rPr>
        <w:t xml:space="preserve">(Gober et al. 2010; Gober et al. 2011; Gober et al. 2016; Sampson et al. </w:t>
      </w:r>
      <w:r w:rsidR="00D2313F">
        <w:rPr>
          <w:rFonts w:cs="Times New Roman"/>
          <w:noProof/>
          <w:sz w:val="24"/>
          <w:szCs w:val="24"/>
        </w:rPr>
        <w:lastRenderedPageBreak/>
        <w:t>2016)</w:t>
      </w:r>
      <w:r w:rsidR="00835FF0">
        <w:rPr>
          <w:rFonts w:cs="Times New Roman"/>
          <w:sz w:val="24"/>
          <w:szCs w:val="24"/>
        </w:rPr>
        <w:fldChar w:fldCharType="end"/>
      </w:r>
      <w:r w:rsidR="00835FF0">
        <w:rPr>
          <w:rFonts w:cs="Times New Roman"/>
          <w:sz w:val="24"/>
          <w:szCs w:val="24"/>
        </w:rPr>
        <w:t xml:space="preserve">. </w:t>
      </w:r>
      <w:r w:rsidR="000A323B">
        <w:rPr>
          <w:rFonts w:cs="Times New Roman"/>
          <w:sz w:val="24"/>
          <w:szCs w:val="24"/>
        </w:rPr>
        <w:t xml:space="preserve"> Our results</w:t>
      </w:r>
      <w:r w:rsidR="00835FF0" w:rsidRPr="00DE6E9E">
        <w:rPr>
          <w:rFonts w:cs="Times New Roman"/>
          <w:sz w:val="24"/>
          <w:szCs w:val="24"/>
        </w:rPr>
        <w:t xml:space="preserve"> extend </w:t>
      </w:r>
      <w:r w:rsidR="000A323B">
        <w:rPr>
          <w:rFonts w:cs="Times New Roman"/>
          <w:sz w:val="24"/>
          <w:szCs w:val="24"/>
        </w:rPr>
        <w:t>the previous</w:t>
      </w:r>
      <w:r w:rsidR="00835FF0" w:rsidRPr="00DE6E9E">
        <w:rPr>
          <w:rFonts w:cs="Times New Roman"/>
          <w:sz w:val="24"/>
          <w:szCs w:val="24"/>
        </w:rPr>
        <w:t xml:space="preserve"> </w:t>
      </w:r>
      <w:r w:rsidR="000A323B">
        <w:rPr>
          <w:rFonts w:cs="Times New Roman"/>
          <w:sz w:val="24"/>
          <w:szCs w:val="24"/>
        </w:rPr>
        <w:t>finding</w:t>
      </w:r>
      <w:r w:rsidR="00835FF0" w:rsidRPr="00DE6E9E">
        <w:rPr>
          <w:rFonts w:cs="Times New Roman"/>
          <w:sz w:val="24"/>
          <w:szCs w:val="24"/>
        </w:rPr>
        <w:t xml:space="preserve"> by</w:t>
      </w:r>
      <w:r w:rsidR="00D758A2">
        <w:rPr>
          <w:rFonts w:cs="Times New Roman"/>
          <w:sz w:val="24"/>
          <w:szCs w:val="24"/>
        </w:rPr>
        <w:t xml:space="preserve"> varying population growth rate across 75 levels, allowing us to resolve the population–GSI relationship as a growth frontier</w:t>
      </w:r>
      <w:r w:rsidR="00835FF0" w:rsidRPr="00DE6E9E">
        <w:rPr>
          <w:rFonts w:cs="Times New Roman"/>
          <w:sz w:val="24"/>
          <w:szCs w:val="24"/>
        </w:rPr>
        <w:t>.</w:t>
      </w:r>
    </w:p>
    <w:p w14:paraId="7E9B9F2C" w14:textId="77777777" w:rsidR="00DE6E9E" w:rsidRPr="00DE6E9E" w:rsidRDefault="00DE6E9E" w:rsidP="00DE6E9E">
      <w:pPr>
        <w:adjustRightInd w:val="0"/>
        <w:snapToGrid w:val="0"/>
        <w:spacing w:after="0" w:line="360" w:lineRule="auto"/>
        <w:rPr>
          <w:rFonts w:cs="Times New Roman"/>
          <w:sz w:val="24"/>
          <w:szCs w:val="24"/>
        </w:rPr>
      </w:pPr>
    </w:p>
    <w:p w14:paraId="333667DA" w14:textId="77777777" w:rsidR="005E2A09" w:rsidRPr="005F253E" w:rsidRDefault="003C05F6" w:rsidP="00FE6A65">
      <w:pPr>
        <w:pStyle w:val="Heading2"/>
      </w:pPr>
      <w:r w:rsidRPr="0042146E">
        <w:t xml:space="preserve">4.2 </w:t>
      </w:r>
      <w:r w:rsidR="00F039E5" w:rsidRPr="0042146E">
        <w:t>How do climate-related reductions in surface-water availability alter the growth frontier?</w:t>
      </w:r>
    </w:p>
    <w:p w14:paraId="493ADC41" w14:textId="54630540" w:rsidR="00DE6E9E" w:rsidRPr="00DE6E9E" w:rsidRDefault="003C05F6" w:rsidP="00047EEB">
      <w:pPr>
        <w:adjustRightInd w:val="0"/>
        <w:snapToGrid w:val="0"/>
        <w:spacing w:after="0" w:line="360" w:lineRule="auto"/>
        <w:rPr>
          <w:rFonts w:cs="Times New Roman"/>
          <w:sz w:val="24"/>
          <w:szCs w:val="24"/>
        </w:rPr>
      </w:pPr>
      <w:r w:rsidRPr="00DE6E9E">
        <w:rPr>
          <w:rFonts w:cs="Times New Roman"/>
          <w:sz w:val="24"/>
          <w:szCs w:val="24"/>
        </w:rPr>
        <w:t>Climate-related reductions in surface water</w:t>
      </w:r>
      <w:r>
        <w:rPr>
          <w:rFonts w:cs="Times New Roman"/>
          <w:sz w:val="24"/>
          <w:szCs w:val="24"/>
        </w:rPr>
        <w:t xml:space="preserve">, primarily decreased flows of the </w:t>
      </w:r>
      <w:r w:rsidRPr="00DE6E9E">
        <w:rPr>
          <w:rFonts w:cs="Times New Roman"/>
          <w:sz w:val="24"/>
          <w:szCs w:val="24"/>
        </w:rPr>
        <w:t xml:space="preserve">Colorado and Salt-Verde </w:t>
      </w:r>
      <w:r>
        <w:rPr>
          <w:rFonts w:cs="Times New Roman"/>
          <w:sz w:val="24"/>
          <w:szCs w:val="24"/>
        </w:rPr>
        <w:t>rivers</w:t>
      </w:r>
      <w:del w:id="208" w:author="Joshua Gilman" w:date="2026-10-09T11:42:00Z" w16du:dateUtc="2026-10-09T18:42:00Z">
        <w:r w:rsidR="0025783E" w:rsidDel="009B0D83">
          <w:rPr>
            <w:rFonts w:cs="Times New Roman"/>
            <w:sz w:val="24"/>
            <w:szCs w:val="24"/>
          </w:rPr>
          <w:delText xml:space="preserve"> (Fig. 7)</w:delText>
        </w:r>
      </w:del>
      <w:r>
        <w:rPr>
          <w:rFonts w:cs="Times New Roman"/>
          <w:sz w:val="24"/>
          <w:szCs w:val="24"/>
        </w:rPr>
        <w:t>,</w:t>
      </w:r>
      <w:r w:rsidRPr="00DE6E9E">
        <w:rPr>
          <w:rFonts w:cs="Times New Roman"/>
          <w:sz w:val="24"/>
          <w:szCs w:val="24"/>
        </w:rPr>
        <w:t xml:space="preserve"> generally </w:t>
      </w:r>
      <w:ins w:id="209" w:author="Joshua Gilman" w:date="2026-10-09T11:42:00Z" w16du:dateUtc="2026-10-09T18:42:00Z">
        <w:r w:rsidR="009B0D83">
          <w:rPr>
            <w:rFonts w:cs="Times New Roman"/>
            <w:sz w:val="24"/>
            <w:szCs w:val="24"/>
          </w:rPr>
          <w:t>contracted the growth frontier, particularly under less stringent groundwater sustainability requirements</w:t>
        </w:r>
      </w:ins>
      <w:ins w:id="210" w:author="Joshua Gilman" w:date="2026-10-09T11:43:00Z" w16du:dateUtc="2026-10-09T18:43:00Z">
        <w:r w:rsidR="009B0D83">
          <w:rPr>
            <w:rFonts w:cs="Times New Roman"/>
            <w:sz w:val="24"/>
            <w:szCs w:val="24"/>
          </w:rPr>
          <w:t xml:space="preserve"> (Fig. 5)</w:t>
        </w:r>
      </w:ins>
      <w:ins w:id="211" w:author="Joshua Gilman" w:date="2026-10-09T12:38:00Z" w16du:dateUtc="2026-10-09T19:38:00Z">
        <w:r w:rsidR="00B41E95">
          <w:rPr>
            <w:rFonts w:cs="Times New Roman"/>
            <w:sz w:val="24"/>
            <w:szCs w:val="24"/>
          </w:rPr>
          <w:t>.  The reductions also decreased</w:t>
        </w:r>
      </w:ins>
      <w:ins w:id="212" w:author="Joshua Gilman" w:date="2026-10-09T11:43:00Z" w16du:dateUtc="2026-10-09T18:43:00Z">
        <w:r w:rsidR="009B0D83">
          <w:rPr>
            <w:rFonts w:cs="Times New Roman"/>
            <w:sz w:val="24"/>
            <w:szCs w:val="24"/>
          </w:rPr>
          <w:t xml:space="preserve"> the proportion of policy combinations satisfying the same population and groundwater requirements (Fig. 6).</w:t>
        </w:r>
      </w:ins>
      <w:ins w:id="213" w:author="Joshua Gilman" w:date="2026-10-09T11:54:00Z" w16du:dateUtc="2026-10-09T18:54:00Z">
        <w:r w:rsidR="00577FB5">
          <w:rPr>
            <w:rFonts w:cs="Times New Roman"/>
            <w:sz w:val="24"/>
            <w:szCs w:val="24"/>
          </w:rPr>
          <w:t xml:space="preserve">  Climate impacts on the growth frontier varied across GSI and alternative water policies.</w:t>
        </w:r>
      </w:ins>
      <w:ins w:id="214" w:author="Joshua Gilman" w:date="2026-10-09T11:43:00Z" w16du:dateUtc="2026-10-09T18:43:00Z">
        <w:r w:rsidR="009B0D83">
          <w:rPr>
            <w:rFonts w:cs="Times New Roman"/>
            <w:sz w:val="24"/>
            <w:szCs w:val="24"/>
          </w:rPr>
          <w:t xml:space="preserve"> </w:t>
        </w:r>
      </w:ins>
      <w:ins w:id="215" w:author="Joshua Gilman" w:date="2026-10-09T11:44:00Z" w16du:dateUtc="2026-10-09T18:44:00Z">
        <w:r w:rsidR="009B0D83">
          <w:rPr>
            <w:rFonts w:cs="Times New Roman"/>
            <w:sz w:val="24"/>
            <w:szCs w:val="24"/>
          </w:rPr>
          <w:t xml:space="preserve"> The climate-related </w:t>
        </w:r>
      </w:ins>
      <w:ins w:id="216" w:author="Joshua Gilman" w:date="2026-10-09T12:38:00Z" w16du:dateUtc="2026-10-09T19:38:00Z">
        <w:r w:rsidR="00B41E95">
          <w:rPr>
            <w:rFonts w:cs="Times New Roman"/>
            <w:sz w:val="24"/>
            <w:szCs w:val="24"/>
          </w:rPr>
          <w:t>contraction</w:t>
        </w:r>
      </w:ins>
      <w:ins w:id="217" w:author="Joshua Gilman" w:date="2026-10-09T11:44:00Z" w16du:dateUtc="2026-10-09T18:44:00Z">
        <w:r w:rsidR="009B0D83">
          <w:rPr>
            <w:rFonts w:cs="Times New Roman"/>
            <w:sz w:val="24"/>
            <w:szCs w:val="24"/>
          </w:rPr>
          <w:t xml:space="preserve"> was likely driven by changes in the Colorado River system</w:t>
        </w:r>
      </w:ins>
      <w:ins w:id="218" w:author="Joshua Gilman" w:date="2026-10-09T11:45:00Z" w16du:dateUtc="2026-10-09T18:45:00Z">
        <w:r w:rsidR="009B0D83">
          <w:rPr>
            <w:rFonts w:cs="Times New Roman"/>
            <w:sz w:val="24"/>
            <w:szCs w:val="24"/>
          </w:rPr>
          <w:t xml:space="preserve">. </w:t>
        </w:r>
      </w:ins>
      <w:ins w:id="219" w:author="Joshua Gilman" w:date="2026-10-09T11:44:00Z" w16du:dateUtc="2026-10-09T18:44:00Z">
        <w:r w:rsidR="009B0D83">
          <w:rPr>
            <w:rFonts w:cs="Times New Roman"/>
            <w:sz w:val="24"/>
            <w:szCs w:val="24"/>
          </w:rPr>
          <w:t xml:space="preserve"> </w:t>
        </w:r>
      </w:ins>
      <w:ins w:id="220" w:author="Joshua Gilman" w:date="2026-10-09T12:08:00Z" w16du:dateUtc="2026-10-09T19:08:00Z">
        <w:r w:rsidR="00865E93">
          <w:rPr>
            <w:rFonts w:cs="Times New Roman"/>
            <w:sz w:val="24"/>
            <w:szCs w:val="24"/>
          </w:rPr>
          <w:t xml:space="preserve">Compared to the Salt-Verde System, differences in water storage </w:t>
        </w:r>
      </w:ins>
      <w:ins w:id="221" w:author="Joshua Gilman" w:date="2026-10-09T12:19:00Z" w16du:dateUtc="2026-10-09T19:19:00Z">
        <w:r w:rsidR="003063CE">
          <w:rPr>
            <w:rFonts w:cs="Times New Roman"/>
            <w:sz w:val="24"/>
            <w:szCs w:val="24"/>
          </w:rPr>
          <w:t>between the reference and reduced-flow conditions</w:t>
        </w:r>
      </w:ins>
      <w:ins w:id="222" w:author="Joshua Gilman" w:date="2026-10-09T12:09:00Z" w16du:dateUtc="2026-10-09T19:09:00Z">
        <w:r w:rsidR="00865E93">
          <w:rPr>
            <w:rFonts w:cs="Times New Roman"/>
            <w:sz w:val="24"/>
            <w:szCs w:val="24"/>
          </w:rPr>
          <w:t xml:space="preserve"> were more pronounced in Lake Mead and Lake Powell (Fig. 7), which is important because Lake Mead </w:t>
        </w:r>
      </w:ins>
      <w:ins w:id="223" w:author="Joshua Gilman" w:date="2026-10-09T12:33:00Z" w16du:dateUtc="2026-10-09T19:33:00Z">
        <w:r w:rsidR="0067535D">
          <w:rPr>
            <w:rFonts w:cs="Times New Roman"/>
            <w:sz w:val="24"/>
            <w:szCs w:val="24"/>
          </w:rPr>
          <w:t xml:space="preserve">storage levels </w:t>
        </w:r>
      </w:ins>
      <w:ins w:id="224" w:author="Joshua Gilman" w:date="2026-10-09T12:09:00Z" w16du:dateUtc="2026-10-09T19:09:00Z">
        <w:r w:rsidR="00865E93">
          <w:rPr>
            <w:rFonts w:cs="Times New Roman"/>
            <w:sz w:val="24"/>
            <w:szCs w:val="24"/>
          </w:rPr>
          <w:t xml:space="preserve">govern </w:t>
        </w:r>
      </w:ins>
      <w:ins w:id="225" w:author="Joshua Gilman" w:date="2026-10-09T12:32:00Z" w16du:dateUtc="2026-10-09T19:32:00Z">
        <w:r w:rsidR="00F64C89" w:rsidRPr="00F64C89">
          <w:rPr>
            <w:rFonts w:cs="Times New Roman"/>
            <w:sz w:val="24"/>
            <w:szCs w:val="24"/>
          </w:rPr>
          <w:t>shortage-related reductions in Arizona's Colorado River water allocation</w:t>
        </w:r>
      </w:ins>
      <w:ins w:id="226" w:author="Joshua Gilman" w:date="2026-10-09T12:09:00Z" w16du:dateUtc="2026-10-09T19:09:00Z">
        <w:r w:rsidR="00865E93">
          <w:rPr>
            <w:rFonts w:cs="Times New Roman"/>
            <w:sz w:val="24"/>
            <w:szCs w:val="24"/>
          </w:rPr>
          <w:t xml:space="preserve"> </w:t>
        </w:r>
      </w:ins>
      <w:r w:rsidR="00B41E95">
        <w:rPr>
          <w:rFonts w:cs="Times New Roman"/>
          <w:sz w:val="24"/>
          <w:szCs w:val="24"/>
        </w:rPr>
        <w:fldChar w:fldCharType="begin"/>
      </w:r>
      <w:r w:rsidR="00B41E95">
        <w:rPr>
          <w:rFonts w:cs="Times New Roman"/>
          <w:sz w:val="24"/>
          <w:szCs w:val="24"/>
        </w:rPr>
        <w:instrText xml:space="preserve"> ADDIN EN.CITE &lt;EndNote&gt;&lt;Cite&gt;&lt;Author&gt;U. S. Bureau of Reclamation&lt;/Author&gt;&lt;Year&gt;2020&lt;/Year&gt;&lt;RecNum&gt;1520&lt;/RecNum&gt;&lt;DisplayText&gt;(U. S. Department of the Interior 2007; U. S. Bureau of Reclamation 2020)&lt;/DisplayText&gt;&lt;record&gt;&lt;rec-number&gt;1520&lt;/rec-number&gt;&lt;foreign-keys&gt;&lt;key app="EN" db-id="esavd0e0ppdrawee92qxvpenxpf9spfs5tvs" timestamp="1791574483"&gt;1520&lt;/key&gt;&lt;/foreign-keys&gt;&lt;ref-type name="Report"&gt;27&lt;/ref-type&gt;&lt;contributors&gt;&lt;authors&gt;&lt;author&gt;U. S. Bureau of Reclamation,&lt;/author&gt;&lt;/authors&gt;&lt;/contributors&gt;&lt;titles&gt;&lt;title&gt;Review of the Colorado River Interim Guidelines for Lower Basin Shortages and Coordinated Operations for Lake Powell and Lake Mead&lt;/title&gt;&lt;/titles&gt;&lt;dates&gt;&lt;year&gt;2020&lt;/year&gt;&lt;pub-dates&gt;&lt;date&gt;2020/12&lt;/date&gt;&lt;/pub-dates&gt;&lt;/dates&gt;&lt;publisher&gt;U.S. Department of the Interior, Bureau of Reclamation&lt;/publisher&gt;&lt;urls&gt;&lt;related-urls&gt;&lt;url&gt;https://www.usbr.gov/ColoradoRiverBasin/documents/7d/7.D.Review_FinalReport_12-18-2020.pdf&lt;/url&gt;&lt;/related-urls&gt;&lt;/urls&gt;&lt;/record&gt;&lt;/Cite&gt;&lt;Cite&gt;&lt;Author&gt;U. S. Department of the Interior&lt;/Author&gt;&lt;Year&gt;2007&lt;/Year&gt;&lt;RecNum&gt;1519&lt;/RecNum&gt;&lt;record&gt;&lt;rec-number&gt;1519&lt;/rec-number&gt;&lt;foreign-keys&gt;&lt;key app="EN" db-id="esavd0e0ppdrawee92qxvpenxpf9spfs5tvs" timestamp="1791574483"&gt;1519&lt;/key&gt;&lt;/foreign-keys&gt;&lt;ref-type name="Report"&gt;27&lt;/ref-type&gt;&lt;contributors&gt;&lt;authors&gt;&lt;author&gt;U. S. Department of the Interior,&lt;/author&gt;&lt;/authors&gt;&lt;/contributors&gt;&lt;titles&gt;&lt;title&gt;Record of Decision: Colorado River Interim Guidelines for Lower Basin Shortages and the Coordinated Operations for Lake Powell and Lake Mead&lt;/title&gt;&lt;/titles&gt;&lt;dates&gt;&lt;year&gt;2007&lt;/year&gt;&lt;pub-dates&gt;&lt;date&gt;2007/12&lt;/date&gt;&lt;/pub-dates&gt;&lt;/dates&gt;&lt;pub-location&gt;Washington, DC&lt;/pub-location&gt;&lt;publisher&gt;U.S. Department of the Interior&lt;/publisher&gt;&lt;urls&gt;&lt;related-urls&gt;&lt;url&gt;https://www.usbr.gov/lc/region/programs/strategies/RecordofDecision.pdf&lt;/url&gt;&lt;/related-urls&gt;&lt;/urls&gt;&lt;/record&gt;&lt;/Cite&gt;&lt;/EndNote&gt;</w:instrText>
      </w:r>
      <w:r w:rsidR="00B41E95">
        <w:rPr>
          <w:rFonts w:cs="Times New Roman"/>
          <w:sz w:val="24"/>
          <w:szCs w:val="24"/>
        </w:rPr>
        <w:fldChar w:fldCharType="separate"/>
      </w:r>
      <w:r w:rsidR="00B41E95">
        <w:rPr>
          <w:rFonts w:cs="Times New Roman"/>
          <w:noProof/>
          <w:sz w:val="24"/>
          <w:szCs w:val="24"/>
        </w:rPr>
        <w:t>(U. S. Department of the Interior 2007; U. S. Bureau of Reclamation 2020)</w:t>
      </w:r>
      <w:r w:rsidR="00B41E95">
        <w:rPr>
          <w:rFonts w:cs="Times New Roman"/>
          <w:sz w:val="24"/>
          <w:szCs w:val="24"/>
        </w:rPr>
        <w:fldChar w:fldCharType="end"/>
      </w:r>
      <w:ins w:id="227" w:author="Joshua Gilman" w:date="2026-10-09T12:10:00Z" w16du:dateUtc="2026-10-09T19:10:00Z">
        <w:r w:rsidR="00865E93">
          <w:rPr>
            <w:rFonts w:cs="Times New Roman"/>
            <w:sz w:val="24"/>
            <w:szCs w:val="24"/>
          </w:rPr>
          <w:t xml:space="preserve">.  </w:t>
        </w:r>
        <w:r w:rsidR="00104F2D">
          <w:rPr>
            <w:rFonts w:cs="Times New Roman"/>
            <w:sz w:val="24"/>
            <w:szCs w:val="24"/>
          </w:rPr>
          <w:t xml:space="preserve">Yet, the population growth compatible with groundwater requirements </w:t>
        </w:r>
      </w:ins>
      <w:ins w:id="228" w:author="Joshua Gilman" w:date="2026-10-09T12:11:00Z" w16du:dateUtc="2026-10-09T19:11:00Z">
        <w:r w:rsidR="00104F2D">
          <w:rPr>
            <w:rFonts w:cs="Times New Roman"/>
            <w:sz w:val="24"/>
            <w:szCs w:val="24"/>
          </w:rPr>
          <w:t>also</w:t>
        </w:r>
      </w:ins>
      <w:ins w:id="229" w:author="Joshua Gilman" w:date="2026-10-09T12:10:00Z" w16du:dateUtc="2026-10-09T19:10:00Z">
        <w:r w:rsidR="00104F2D">
          <w:rPr>
            <w:rFonts w:cs="Times New Roman"/>
            <w:sz w:val="24"/>
            <w:szCs w:val="24"/>
          </w:rPr>
          <w:t xml:space="preserve"> </w:t>
        </w:r>
      </w:ins>
      <w:ins w:id="230" w:author="Joshua Gilman" w:date="2026-10-09T12:11:00Z" w16du:dateUtc="2026-10-09T19:11:00Z">
        <w:r w:rsidR="00104F2D">
          <w:rPr>
            <w:rFonts w:cs="Times New Roman"/>
            <w:sz w:val="24"/>
            <w:szCs w:val="24"/>
          </w:rPr>
          <w:t>depended</w:t>
        </w:r>
      </w:ins>
      <w:ins w:id="231" w:author="Joshua Gilman" w:date="2026-10-09T12:10:00Z" w16du:dateUtc="2026-10-09T19:10:00Z">
        <w:r w:rsidR="00104F2D">
          <w:rPr>
            <w:rFonts w:cs="Times New Roman"/>
            <w:sz w:val="24"/>
            <w:szCs w:val="24"/>
          </w:rPr>
          <w:t xml:space="preserve"> upon policy choices. </w:t>
        </w:r>
      </w:ins>
      <w:ins w:id="232" w:author="Joshua Gilman" w:date="2026-10-09T12:11:00Z" w16du:dateUtc="2026-10-09T19:11:00Z">
        <w:r w:rsidR="00104F2D">
          <w:rPr>
            <w:rFonts w:cs="Times New Roman"/>
            <w:sz w:val="24"/>
            <w:szCs w:val="24"/>
          </w:rPr>
          <w:t xml:space="preserve"> Policies expanded or contracted the growth frontier</w:t>
        </w:r>
      </w:ins>
      <w:ins w:id="233" w:author="Joshua Gilman" w:date="2026-10-09T12:12:00Z" w16du:dateUtc="2026-10-09T19:12:00Z">
        <w:r w:rsidR="00104F2D">
          <w:rPr>
            <w:rFonts w:cs="Times New Roman"/>
            <w:sz w:val="24"/>
            <w:szCs w:val="24"/>
          </w:rPr>
          <w:t xml:space="preserve">, </w:t>
        </w:r>
      </w:ins>
      <w:ins w:id="234" w:author="Joshua Gilman" w:date="2026-10-09T12:25:00Z" w16du:dateUtc="2026-10-09T19:25:00Z">
        <w:r w:rsidR="000D712E">
          <w:rPr>
            <w:rFonts w:cs="Times New Roman"/>
            <w:sz w:val="24"/>
            <w:szCs w:val="24"/>
          </w:rPr>
          <w:t>and</w:t>
        </w:r>
      </w:ins>
      <w:ins w:id="235" w:author="Joshua Gilman" w:date="2026-10-09T12:12:00Z" w16du:dateUtc="2026-10-09T19:12:00Z">
        <w:r w:rsidR="00104F2D">
          <w:rPr>
            <w:rFonts w:cs="Times New Roman"/>
            <w:sz w:val="24"/>
            <w:szCs w:val="24"/>
          </w:rPr>
          <w:t xml:space="preserve"> more stringent groundwater sustainability requirements limited the extent to which groundwater could buffer surface-water shortages to support population growth.  </w:t>
        </w:r>
      </w:ins>
      <w:del w:id="236" w:author="Joshua Gilman" w:date="2026-10-09T12:12:00Z" w16du:dateUtc="2026-10-09T19:12:00Z">
        <w:r w:rsidRPr="00DE6E9E" w:rsidDel="00104F2D">
          <w:rPr>
            <w:rFonts w:cs="Times New Roman"/>
            <w:sz w:val="24"/>
            <w:szCs w:val="24"/>
          </w:rPr>
          <w:delText>shifted projected population distributions downward</w:delText>
        </w:r>
        <w:r w:rsidR="004E1BB0" w:rsidDel="00104F2D">
          <w:rPr>
            <w:rFonts w:cs="Times New Roman"/>
            <w:sz w:val="24"/>
            <w:szCs w:val="24"/>
          </w:rPr>
          <w:delText xml:space="preserve">, </w:delText>
        </w:r>
        <w:r w:rsidR="00CE7711" w:rsidDel="00104F2D">
          <w:rPr>
            <w:rFonts w:cs="Times New Roman"/>
            <w:sz w:val="24"/>
            <w:szCs w:val="24"/>
          </w:rPr>
          <w:delText>with effects varying by GSI</w:delText>
        </w:r>
        <w:r w:rsidRPr="00DE6E9E" w:rsidDel="00104F2D">
          <w:rPr>
            <w:rFonts w:cs="Times New Roman"/>
            <w:sz w:val="24"/>
            <w:szCs w:val="24"/>
          </w:rPr>
          <w:delText xml:space="preserve"> and policy settings</w:delText>
        </w:r>
        <w:r w:rsidR="00B52CA3" w:rsidDel="00104F2D">
          <w:rPr>
            <w:rFonts w:cs="Times New Roman"/>
            <w:sz w:val="24"/>
            <w:szCs w:val="24"/>
          </w:rPr>
          <w:delText xml:space="preserve"> (Figs. 4</w:delText>
        </w:r>
        <w:r w:rsidR="00E138E9" w:rsidDel="00104F2D">
          <w:rPr>
            <w:rFonts w:cs="Times New Roman"/>
            <w:sz w:val="24"/>
            <w:szCs w:val="24"/>
          </w:rPr>
          <w:delText>-7</w:delText>
        </w:r>
        <w:r w:rsidR="00B52CA3" w:rsidDel="00104F2D">
          <w:rPr>
            <w:rFonts w:cs="Times New Roman"/>
            <w:sz w:val="24"/>
            <w:szCs w:val="24"/>
          </w:rPr>
          <w:delText>)</w:delText>
        </w:r>
        <w:r w:rsidRPr="00DE6E9E" w:rsidDel="00104F2D">
          <w:rPr>
            <w:rFonts w:cs="Times New Roman"/>
            <w:sz w:val="24"/>
            <w:szCs w:val="24"/>
          </w:rPr>
          <w:delText>.</w:delText>
        </w:r>
        <w:r w:rsidR="007701D4" w:rsidDel="00104F2D">
          <w:rPr>
            <w:rFonts w:cs="Times New Roman"/>
            <w:sz w:val="24"/>
            <w:szCs w:val="24"/>
          </w:rPr>
          <w:delText xml:space="preserve">  </w:delText>
        </w:r>
        <w:r w:rsidR="00F925AD" w:rsidDel="00104F2D">
          <w:rPr>
            <w:rFonts w:cs="Times New Roman"/>
            <w:sz w:val="24"/>
            <w:szCs w:val="24"/>
          </w:rPr>
          <w:delText>In other words, although</w:delText>
        </w:r>
        <w:r w:rsidRPr="00DE6E9E" w:rsidDel="00104F2D">
          <w:rPr>
            <w:rFonts w:cs="Times New Roman"/>
            <w:sz w:val="24"/>
            <w:szCs w:val="24"/>
          </w:rPr>
          <w:delText xml:space="preserve"> the climate-related contraction of the growth frontier was associated primarily with changes in the Colorado River reservoir system</w:delText>
        </w:r>
        <w:r w:rsidR="00F925AD" w:rsidDel="00104F2D">
          <w:rPr>
            <w:rFonts w:cs="Times New Roman"/>
            <w:sz w:val="24"/>
            <w:szCs w:val="24"/>
          </w:rPr>
          <w:delText>,</w:delText>
        </w:r>
        <w:r w:rsidR="00047EEB" w:rsidDel="00104F2D">
          <w:rPr>
            <w:rFonts w:cs="Times New Roman"/>
            <w:sz w:val="24"/>
            <w:szCs w:val="24"/>
          </w:rPr>
          <w:delText xml:space="preserve"> </w:delText>
        </w:r>
        <w:r w:rsidR="00CE7711" w:rsidDel="00104F2D">
          <w:rPr>
            <w:rFonts w:cs="Times New Roman"/>
            <w:sz w:val="24"/>
            <w:szCs w:val="24"/>
          </w:rPr>
          <w:delText>GSI</w:delText>
        </w:r>
        <w:r w:rsidR="00047EEB" w:rsidDel="00104F2D">
          <w:rPr>
            <w:rFonts w:cs="Times New Roman"/>
            <w:sz w:val="24"/>
            <w:szCs w:val="24"/>
          </w:rPr>
          <w:delText xml:space="preserve"> </w:delText>
        </w:r>
        <w:r w:rsidRPr="00DE6E9E" w:rsidDel="00104F2D">
          <w:rPr>
            <w:rFonts w:cs="Times New Roman"/>
            <w:sz w:val="24"/>
            <w:szCs w:val="24"/>
          </w:rPr>
          <w:delText xml:space="preserve">and policy </w:delText>
        </w:r>
        <w:r w:rsidR="00047EEB" w:rsidDel="00104F2D">
          <w:rPr>
            <w:rFonts w:cs="Times New Roman"/>
            <w:sz w:val="24"/>
            <w:szCs w:val="24"/>
          </w:rPr>
          <w:delText>interventions</w:delText>
        </w:r>
        <w:r w:rsidRPr="00DE6E9E" w:rsidDel="00104F2D">
          <w:rPr>
            <w:rFonts w:cs="Times New Roman"/>
            <w:sz w:val="24"/>
            <w:szCs w:val="24"/>
          </w:rPr>
          <w:delText xml:space="preserve"> moderated these climate effects. </w:delText>
        </w:r>
        <w:r w:rsidR="00047EEB" w:rsidDel="00104F2D">
          <w:rPr>
            <w:rFonts w:cs="Times New Roman"/>
            <w:sz w:val="24"/>
            <w:szCs w:val="24"/>
          </w:rPr>
          <w:delText xml:space="preserve"> </w:delText>
        </w:r>
        <w:r w:rsidR="00984CC4" w:rsidDel="00104F2D">
          <w:rPr>
            <w:rFonts w:cs="Times New Roman"/>
            <w:sz w:val="24"/>
            <w:szCs w:val="24"/>
          </w:rPr>
          <w:delText>However</w:delText>
        </w:r>
        <w:r w:rsidR="00047EEB" w:rsidDel="00104F2D">
          <w:rPr>
            <w:rFonts w:cs="Times New Roman"/>
            <w:sz w:val="24"/>
            <w:szCs w:val="24"/>
          </w:rPr>
          <w:delText xml:space="preserve">, </w:delText>
        </w:r>
        <w:r w:rsidRPr="00DE6E9E" w:rsidDel="00104F2D">
          <w:rPr>
            <w:rFonts w:cs="Times New Roman"/>
            <w:sz w:val="24"/>
            <w:szCs w:val="24"/>
          </w:rPr>
          <w:delText>the groundwater</w:delText>
        </w:r>
        <w:r w:rsidR="00047EEB" w:rsidDel="00104F2D">
          <w:rPr>
            <w:rFonts w:cs="Times New Roman"/>
            <w:sz w:val="24"/>
            <w:szCs w:val="24"/>
          </w:rPr>
          <w:delText>’s buffering effect</w:delText>
        </w:r>
        <w:r w:rsidRPr="00DE6E9E" w:rsidDel="00104F2D">
          <w:rPr>
            <w:rFonts w:cs="Times New Roman"/>
            <w:sz w:val="24"/>
            <w:szCs w:val="24"/>
          </w:rPr>
          <w:delText xml:space="preserve"> was increasingly constrained</w:delText>
        </w:r>
        <w:r w:rsidR="00047EEB" w:rsidDel="00104F2D">
          <w:rPr>
            <w:rFonts w:cs="Times New Roman"/>
            <w:sz w:val="24"/>
            <w:szCs w:val="24"/>
          </w:rPr>
          <w:delText xml:space="preserve"> when stringent standards for groundwater sustainability were imposed</w:delText>
        </w:r>
        <w:r w:rsidRPr="00DE6E9E" w:rsidDel="00104F2D">
          <w:rPr>
            <w:rFonts w:cs="Times New Roman"/>
            <w:sz w:val="24"/>
            <w:szCs w:val="24"/>
          </w:rPr>
          <w:delText xml:space="preserve">. </w:delText>
        </w:r>
        <w:r w:rsidR="00047EEB" w:rsidDel="00104F2D">
          <w:rPr>
            <w:rFonts w:cs="Times New Roman"/>
            <w:sz w:val="24"/>
            <w:szCs w:val="24"/>
          </w:rPr>
          <w:delText xml:space="preserve"> </w:delText>
        </w:r>
      </w:del>
      <w:r w:rsidR="005838E9">
        <w:rPr>
          <w:rFonts w:cs="Times New Roman"/>
          <w:sz w:val="24"/>
          <w:szCs w:val="24"/>
        </w:rPr>
        <w:t>These results are</w:t>
      </w:r>
      <w:r w:rsidRPr="00DE6E9E">
        <w:rPr>
          <w:rFonts w:cs="Times New Roman"/>
          <w:sz w:val="24"/>
          <w:szCs w:val="24"/>
        </w:rPr>
        <w:t xml:space="preserve"> characteristic of coupled human-water systems</w:t>
      </w:r>
      <w:r w:rsidR="005838E9">
        <w:rPr>
          <w:rFonts w:cs="Times New Roman"/>
          <w:sz w:val="24"/>
          <w:szCs w:val="24"/>
        </w:rPr>
        <w:t xml:space="preserve"> in drylands</w:t>
      </w:r>
      <w:r w:rsidRPr="00DE6E9E">
        <w:rPr>
          <w:rFonts w:cs="Times New Roman"/>
          <w:sz w:val="24"/>
          <w:szCs w:val="24"/>
        </w:rPr>
        <w:t>: climat</w:t>
      </w:r>
      <w:r w:rsidR="005F790D">
        <w:rPr>
          <w:rFonts w:cs="Times New Roman"/>
          <w:sz w:val="24"/>
          <w:szCs w:val="24"/>
        </w:rPr>
        <w:t xml:space="preserve">e change </w:t>
      </w:r>
      <w:r w:rsidR="004809D6">
        <w:rPr>
          <w:rFonts w:cs="Times New Roman"/>
          <w:sz w:val="24"/>
          <w:szCs w:val="24"/>
        </w:rPr>
        <w:t>tend</w:t>
      </w:r>
      <w:r w:rsidR="005F790D">
        <w:rPr>
          <w:rFonts w:cs="Times New Roman"/>
          <w:sz w:val="24"/>
          <w:szCs w:val="24"/>
        </w:rPr>
        <w:t>s</w:t>
      </w:r>
      <w:r w:rsidR="004809D6">
        <w:rPr>
          <w:rFonts w:cs="Times New Roman"/>
          <w:sz w:val="24"/>
          <w:szCs w:val="24"/>
        </w:rPr>
        <w:t xml:space="preserve"> to</w:t>
      </w:r>
      <w:r w:rsidR="005F790D">
        <w:rPr>
          <w:rFonts w:cs="Times New Roman"/>
          <w:sz w:val="24"/>
          <w:szCs w:val="24"/>
        </w:rPr>
        <w:t xml:space="preserve"> exacerbate water shortages and</w:t>
      </w:r>
      <w:r w:rsidR="004809D6">
        <w:rPr>
          <w:rFonts w:cs="Times New Roman"/>
          <w:sz w:val="24"/>
          <w:szCs w:val="24"/>
        </w:rPr>
        <w:t xml:space="preserve"> narrow</w:t>
      </w:r>
      <w:r w:rsidRPr="00DE6E9E">
        <w:rPr>
          <w:rFonts w:cs="Times New Roman"/>
          <w:sz w:val="24"/>
          <w:szCs w:val="24"/>
        </w:rPr>
        <w:t xml:space="preserve"> </w:t>
      </w:r>
      <w:r w:rsidR="007319AC" w:rsidRPr="007319AC">
        <w:rPr>
          <w:rFonts w:cs="Times New Roman"/>
          <w:sz w:val="24"/>
          <w:szCs w:val="24"/>
        </w:rPr>
        <w:t>the range of feasible development and management options</w:t>
      </w:r>
      <w:r w:rsidR="007319AC">
        <w:rPr>
          <w:rFonts w:cs="Times New Roman"/>
          <w:sz w:val="24"/>
          <w:szCs w:val="24"/>
        </w:rPr>
        <w:t xml:space="preserve"> </w:t>
      </w:r>
      <w:r>
        <w:rPr>
          <w:rFonts w:cs="Times New Roman"/>
          <w:sz w:val="24"/>
          <w:szCs w:val="24"/>
        </w:rPr>
        <w:fldChar w:fldCharType="begin">
          <w:fldData xml:space="preserve">PEVuZE5vdGU+PENpdGU+PEF1dGhvcj5XaGl0ZTwvQXV0aG9yPjxZZWFyPjIwMTU8L1llYXI+PFJl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==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PEVuZE5vdGU+PENpdGU+PEF1dGhvcj5XaGl0ZTwvQXV0aG9yPjxZZWFyPjIwMTU8L1llYXI+PFJl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==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BC6157">
        <w:rPr>
          <w:rFonts w:cs="Times New Roman"/>
          <w:noProof/>
          <w:sz w:val="24"/>
          <w:szCs w:val="24"/>
        </w:rPr>
        <w:t>(White et al. 2015; Gober et al. 2016; Mirzabaev et al. 2022)</w:t>
      </w:r>
      <w:r>
        <w:rPr>
          <w:rFonts w:cs="Times New Roman"/>
          <w:sz w:val="24"/>
          <w:szCs w:val="24"/>
        </w:rPr>
        <w:fldChar w:fldCharType="end"/>
      </w:r>
      <w:r w:rsidRPr="00DE6E9E">
        <w:rPr>
          <w:rFonts w:cs="Times New Roman"/>
          <w:sz w:val="24"/>
          <w:szCs w:val="24"/>
        </w:rPr>
        <w:t>.</w:t>
      </w:r>
    </w:p>
    <w:p w14:paraId="636B75CE" w14:textId="32350E5E" w:rsidR="00DE6E9E" w:rsidRPr="00DE6E9E" w:rsidRDefault="003C05F6" w:rsidP="0042146E">
      <w:pPr>
        <w:adjustRightInd w:val="0"/>
        <w:snapToGrid w:val="0"/>
        <w:spacing w:after="0" w:line="360" w:lineRule="auto"/>
        <w:ind w:firstLine="720"/>
      </w:pPr>
      <w:r w:rsidRPr="00DE6E9E">
        <w:rPr>
          <w:rFonts w:cs="Times New Roman"/>
          <w:sz w:val="24"/>
          <w:szCs w:val="24"/>
        </w:rPr>
        <w:t xml:space="preserve"> </w:t>
      </w:r>
      <w:r>
        <w:rPr>
          <w:rFonts w:cs="Times New Roman"/>
          <w:sz w:val="24"/>
          <w:szCs w:val="24"/>
        </w:rPr>
        <w:t xml:space="preserve"> </w:t>
      </w:r>
      <w:r w:rsidR="009D2D18">
        <w:rPr>
          <w:rFonts w:cs="Times New Roman"/>
          <w:sz w:val="24"/>
          <w:szCs w:val="24"/>
        </w:rPr>
        <w:t>Climate-</w:t>
      </w:r>
      <w:r w:rsidR="00F810AE">
        <w:rPr>
          <w:rFonts w:cs="Times New Roman"/>
          <w:sz w:val="24"/>
          <w:szCs w:val="24"/>
        </w:rPr>
        <w:t>induced</w:t>
      </w:r>
      <w:r w:rsidR="009D2D18">
        <w:rPr>
          <w:rFonts w:cs="Times New Roman"/>
          <w:sz w:val="24"/>
          <w:szCs w:val="24"/>
        </w:rPr>
        <w:t xml:space="preserve"> </w:t>
      </w:r>
      <w:r w:rsidR="00F810AE">
        <w:rPr>
          <w:rFonts w:cs="Times New Roman"/>
          <w:sz w:val="24"/>
          <w:szCs w:val="24"/>
        </w:rPr>
        <w:t xml:space="preserve">results here </w:t>
      </w:r>
      <w:r w:rsidR="003B0EE6" w:rsidRPr="00DE6E9E">
        <w:rPr>
          <w:rFonts w:cs="Times New Roman"/>
          <w:sz w:val="24"/>
          <w:szCs w:val="24"/>
        </w:rPr>
        <w:t>should be interpreted as an exploratory comparison rather than a probability-weighted climate projection</w:t>
      </w:r>
      <w:r w:rsidR="008D5E9D">
        <w:rPr>
          <w:rFonts w:cs="Times New Roman"/>
          <w:sz w:val="24"/>
          <w:szCs w:val="24"/>
        </w:rPr>
        <w:t xml:space="preserve"> because they do not represent the full range or likelihood of future</w:t>
      </w:r>
      <w:r w:rsidR="00E24AC4">
        <w:rPr>
          <w:rFonts w:cs="Times New Roman"/>
          <w:sz w:val="24"/>
          <w:szCs w:val="24"/>
        </w:rPr>
        <w:t xml:space="preserve"> </w:t>
      </w:r>
      <w:r w:rsidR="008D6AAA">
        <w:rPr>
          <w:rFonts w:cs="Times New Roman"/>
          <w:sz w:val="24"/>
          <w:szCs w:val="24"/>
        </w:rPr>
        <w:t>hydrological conditions</w:t>
      </w:r>
      <w:r w:rsidR="003B0EE6" w:rsidRPr="00DE6E9E">
        <w:rPr>
          <w:rFonts w:cs="Times New Roman"/>
          <w:sz w:val="24"/>
          <w:szCs w:val="24"/>
        </w:rPr>
        <w:t xml:space="preserve">. </w:t>
      </w:r>
      <w:r w:rsidR="003B0EE6">
        <w:rPr>
          <w:rFonts w:cs="Times New Roman"/>
          <w:sz w:val="24"/>
          <w:szCs w:val="24"/>
        </w:rPr>
        <w:t xml:space="preserve"> </w:t>
      </w:r>
      <w:r w:rsidR="008630DC">
        <w:rPr>
          <w:rFonts w:cs="Times New Roman"/>
          <w:sz w:val="24"/>
          <w:szCs w:val="24"/>
        </w:rPr>
        <w:t xml:space="preserve">Previous studies projected that </w:t>
      </w:r>
      <w:r w:rsidRPr="00DE6E9E">
        <w:rPr>
          <w:rFonts w:cs="Times New Roman"/>
          <w:sz w:val="24"/>
          <w:szCs w:val="24"/>
        </w:rPr>
        <w:t>severe and persistent drought</w:t>
      </w:r>
      <w:r w:rsidR="0067490A">
        <w:rPr>
          <w:rFonts w:cs="Times New Roman"/>
          <w:sz w:val="24"/>
          <w:szCs w:val="24"/>
        </w:rPr>
        <w:t xml:space="preserve">s </w:t>
      </w:r>
      <w:r w:rsidR="001479E3">
        <w:rPr>
          <w:rFonts w:cs="Times New Roman"/>
          <w:sz w:val="24"/>
          <w:szCs w:val="24"/>
        </w:rPr>
        <w:t>would be</w:t>
      </w:r>
      <w:r w:rsidR="0067490A">
        <w:rPr>
          <w:rFonts w:cs="Times New Roman"/>
          <w:sz w:val="24"/>
          <w:szCs w:val="24"/>
        </w:rPr>
        <w:t xml:space="preserve"> </w:t>
      </w:r>
      <w:r w:rsidRPr="00DE6E9E">
        <w:rPr>
          <w:rFonts w:cs="Times New Roman"/>
          <w:sz w:val="24"/>
          <w:szCs w:val="24"/>
        </w:rPr>
        <w:t xml:space="preserve">plausible in the southwestern United States </w:t>
      </w:r>
      <w:r w:rsidR="008630DC">
        <w:rPr>
          <w:rFonts w:cs="Times New Roman"/>
          <w:sz w:val="24"/>
          <w:szCs w:val="24"/>
        </w:rPr>
        <w:t xml:space="preserve">in coming decades </w:t>
      </w:r>
      <w:r>
        <w:rPr>
          <w:rFonts w:cs="Times New Roman"/>
          <w:sz w:val="24"/>
          <w:szCs w:val="24"/>
        </w:rPr>
        <w:fldChar w:fldCharType="begin"/>
      </w:r>
      <w:r w:rsidR="00A92205">
        <w:rPr>
          <w:rFonts w:cs="Times New Roman"/>
          <w:sz w:val="24"/>
          <w:szCs w:val="24"/>
        </w:rPr>
        <w:instrText xml:space="preserve"> ADDIN EN.CITE &lt;EndNote&gt;&lt;Cite&gt;&lt;Author&gt;Overpeck&lt;/Author&gt;&lt;Year&gt;2010&lt;/Year&gt;&lt;RecNum&gt;89&lt;/RecNum&gt;&lt;DisplayText&gt;(Overpeck and Udall 2010; Cook et al. 2015)&lt;/DisplayText&gt;&lt;record&gt;&lt;rec-number&gt;89&lt;/rec-number&gt;&lt;foreign-keys&gt;&lt;key app="EN" db-id="2dza5d5rzv2ether0w9v00tzrt5ssz95sspe" timestamp="1785120274"&gt;89&lt;/key&gt;&lt;/foreign-keys&gt;&lt;ref-type name="Journal Article"&gt;17&lt;/ref-type&gt;&lt;contributors&gt;&lt;authors&gt;&lt;author&gt;Overpeck, Jonathan&lt;/author&gt;&lt;author&gt;Udall, Bradley&lt;/author&gt;&lt;/authors&gt;&lt;/contributors&gt;&lt;titles&gt;&lt;title&gt;Dry times ahead&lt;/title&gt;&lt;secondary-title&gt;Science&lt;/secondary-title&gt;&lt;/titles&gt;&lt;periodical&gt;&lt;full-title&gt;Science&lt;/full-title&gt;&lt;abbr-1&gt;Science&lt;/abbr-1&gt;&lt;/periodical&gt;&lt;pages&gt;1642-1643&lt;/pages&gt;&lt;volume&gt;328&lt;/volume&gt;&lt;number&gt;5986&lt;/number&gt;&lt;dates&gt;&lt;year&gt;2010&lt;/year&gt;&lt;/dates&gt;&lt;urls&gt;&lt;/urls&gt;&lt;electronic-resource-num&gt;https://doi.org/10.1126/science.1186591&lt;/electronic-resource-num&gt;&lt;/record&gt;&lt;/Cite&gt;&lt;Cite&gt;&lt;Author&gt;Cook&lt;/Author&gt;&lt;Year&gt;2015&lt;/Year&gt;&lt;RecNum&gt;85&lt;/RecNum&gt;&lt;record&gt;&lt;rec-number&gt;85&lt;/rec-number&gt;&lt;foreign-keys&gt;&lt;key app="EN" db-id="2dza5d5rzv2ether0w9v00tzrt5ssz95sspe" timestamp="1785120274"&gt;85&lt;/key&gt;&lt;/foreign-keys&gt;&lt;ref-type name="Journal Article"&gt;17&lt;/ref-type&gt;&lt;contributors&gt;&lt;authors&gt;&lt;author&gt;Cook, Benjamin I.&lt;/author&gt;&lt;author&gt;Ault, Toby R.&lt;/author&gt;&lt;author&gt;Smerdon, Jason E.&lt;/author&gt;&lt;/authors&gt;&lt;/contributors&gt;&lt;titles&gt;&lt;title&gt;Unprecedented 21st century drought risk in the American Southwest and Central Plains&lt;/title&gt;&lt;secondary-title&gt;Science Advances&lt;/secondary-title&gt;&lt;/titles&gt;&lt;periodical&gt;&lt;full-title&gt;Science Advances&lt;/full-title&gt;&lt;abbr-1&gt;Sci Adv&lt;/abbr-1&gt;&lt;/periodical&gt;&lt;pages&gt;e1400082&lt;/pages&gt;&lt;volume&gt;1&lt;/volume&gt;&lt;number&gt;1&lt;/number&gt;&lt;dates&gt;&lt;year&gt;2015&lt;/year&gt;&lt;/dates&gt;&lt;urls&gt;&lt;/urls&gt;&lt;electronic-resource-num&gt;https://doi.org/10.1126/sciadv.1400082&lt;/electronic-resource-num&gt;&lt;/record&gt;&lt;/Cite&gt;&lt;/EndNote&gt;</w:instrText>
      </w:r>
      <w:r>
        <w:rPr>
          <w:rFonts w:cs="Times New Roman"/>
          <w:sz w:val="24"/>
          <w:szCs w:val="24"/>
        </w:rPr>
        <w:fldChar w:fldCharType="separate"/>
      </w:r>
      <w:r w:rsidR="00D2313F">
        <w:rPr>
          <w:rFonts w:cs="Times New Roman"/>
          <w:noProof/>
          <w:sz w:val="24"/>
          <w:szCs w:val="24"/>
        </w:rPr>
        <w:t>(Overpeck and Udall 2010; Cook et al. 2015)</w:t>
      </w:r>
      <w:r>
        <w:rPr>
          <w:rFonts w:cs="Times New Roman"/>
          <w:sz w:val="24"/>
          <w:szCs w:val="24"/>
        </w:rPr>
        <w:fldChar w:fldCharType="end"/>
      </w:r>
      <w:r>
        <w:rPr>
          <w:rFonts w:cs="Times New Roman"/>
          <w:sz w:val="24"/>
          <w:szCs w:val="24"/>
        </w:rPr>
        <w:t>.</w:t>
      </w:r>
      <w:r w:rsidR="000D7DCD">
        <w:rPr>
          <w:rFonts w:cs="Times New Roman"/>
          <w:sz w:val="24"/>
          <w:szCs w:val="24"/>
        </w:rPr>
        <w:t xml:space="preserve"> </w:t>
      </w:r>
      <w:r w:rsidRPr="00DE6E9E">
        <w:rPr>
          <w:rFonts w:cs="Times New Roman"/>
          <w:sz w:val="24"/>
          <w:szCs w:val="24"/>
        </w:rPr>
        <w:t xml:space="preserve"> Earlier </w:t>
      </w:r>
      <w:proofErr w:type="spellStart"/>
      <w:r w:rsidRPr="00DE6E9E">
        <w:rPr>
          <w:rFonts w:cs="Times New Roman"/>
          <w:sz w:val="24"/>
          <w:szCs w:val="24"/>
        </w:rPr>
        <w:t>WaterSim</w:t>
      </w:r>
      <w:proofErr w:type="spellEnd"/>
      <w:r w:rsidR="002F5E9B">
        <w:rPr>
          <w:rFonts w:cs="Times New Roman"/>
          <w:sz w:val="24"/>
          <w:szCs w:val="24"/>
        </w:rPr>
        <w:t>-based research</w:t>
      </w:r>
      <w:r w:rsidRPr="00DE6E9E">
        <w:rPr>
          <w:rFonts w:cs="Times New Roman"/>
          <w:sz w:val="24"/>
          <w:szCs w:val="24"/>
        </w:rPr>
        <w:t xml:space="preserve"> </w:t>
      </w:r>
      <w:r w:rsidR="002F5E9B">
        <w:rPr>
          <w:rFonts w:cs="Times New Roman"/>
          <w:sz w:val="24"/>
          <w:szCs w:val="24"/>
        </w:rPr>
        <w:t>also indicated</w:t>
      </w:r>
      <w:r w:rsidRPr="00DE6E9E">
        <w:rPr>
          <w:rFonts w:cs="Times New Roman"/>
          <w:sz w:val="24"/>
          <w:szCs w:val="24"/>
        </w:rPr>
        <w:t xml:space="preserve"> that megadrought</w:t>
      </w:r>
      <w:r w:rsidR="001479E3">
        <w:rPr>
          <w:rFonts w:cs="Times New Roman"/>
          <w:sz w:val="24"/>
          <w:szCs w:val="24"/>
        </w:rPr>
        <w:t>s</w:t>
      </w:r>
      <w:r w:rsidRPr="00DE6E9E">
        <w:rPr>
          <w:rFonts w:cs="Times New Roman"/>
          <w:sz w:val="24"/>
          <w:szCs w:val="24"/>
        </w:rPr>
        <w:t xml:space="preserve"> accelerated groundwater depletion and </w:t>
      </w:r>
      <w:r w:rsidR="001479E3">
        <w:rPr>
          <w:rFonts w:cs="Times New Roman"/>
          <w:sz w:val="24"/>
          <w:szCs w:val="24"/>
        </w:rPr>
        <w:t>increased outcome</w:t>
      </w:r>
      <w:r w:rsidRPr="00DE6E9E">
        <w:rPr>
          <w:rFonts w:cs="Times New Roman"/>
          <w:sz w:val="24"/>
          <w:szCs w:val="24"/>
        </w:rPr>
        <w:t xml:space="preserve"> </w:t>
      </w:r>
      <w:r w:rsidR="001479E3">
        <w:rPr>
          <w:rFonts w:cs="Times New Roman"/>
          <w:sz w:val="24"/>
          <w:szCs w:val="24"/>
        </w:rPr>
        <w:t>uncertainties</w:t>
      </w:r>
      <w:r w:rsidRPr="00DE6E9E">
        <w:rPr>
          <w:rFonts w:cs="Times New Roman"/>
          <w:sz w:val="24"/>
          <w:szCs w:val="24"/>
        </w:rPr>
        <w:t xml:space="preserve">, while combined </w:t>
      </w:r>
      <w:r w:rsidR="001479E3">
        <w:rPr>
          <w:rFonts w:cs="Times New Roman"/>
          <w:sz w:val="24"/>
          <w:szCs w:val="24"/>
        </w:rPr>
        <w:t>policy</w:t>
      </w:r>
      <w:r w:rsidRPr="00DE6E9E">
        <w:rPr>
          <w:rFonts w:cs="Times New Roman"/>
          <w:sz w:val="24"/>
          <w:szCs w:val="24"/>
        </w:rPr>
        <w:t xml:space="preserve"> </w:t>
      </w:r>
      <w:r w:rsidR="000D7DCD">
        <w:rPr>
          <w:rFonts w:cs="Times New Roman"/>
          <w:sz w:val="24"/>
          <w:szCs w:val="24"/>
        </w:rPr>
        <w:t>interventions</w:t>
      </w:r>
      <w:r w:rsidRPr="00DE6E9E">
        <w:rPr>
          <w:rFonts w:cs="Times New Roman"/>
          <w:sz w:val="24"/>
          <w:szCs w:val="24"/>
        </w:rPr>
        <w:t xml:space="preserve"> </w:t>
      </w:r>
      <w:r w:rsidR="001479E3">
        <w:rPr>
          <w:rFonts w:cs="Times New Roman"/>
          <w:sz w:val="24"/>
          <w:szCs w:val="24"/>
        </w:rPr>
        <w:t>could improve the sustainability of</w:t>
      </w:r>
      <w:r w:rsidR="00635600">
        <w:rPr>
          <w:rFonts w:cs="Times New Roman"/>
          <w:sz w:val="24"/>
          <w:szCs w:val="24"/>
        </w:rPr>
        <w:t xml:space="preserve"> groundwater supplies</w:t>
      </w:r>
      <w:r w:rsidRPr="00DE6E9E">
        <w:rPr>
          <w:rFonts w:cs="Times New Roman"/>
          <w:sz w:val="24"/>
          <w:szCs w:val="24"/>
        </w:rPr>
        <w:t xml:space="preserve"> </w:t>
      </w:r>
      <w:r>
        <w:rPr>
          <w:rFonts w:cs="Times New Roman"/>
          <w:sz w:val="24"/>
          <w:szCs w:val="24"/>
        </w:rPr>
        <w:fldChar w:fldCharType="begin"/>
      </w:r>
      <w:r w:rsidR="00140B35">
        <w:rPr>
          <w:rFonts w:cs="Times New Roman"/>
          <w:sz w:val="24"/>
          <w:szCs w:val="24"/>
        </w:rPr>
        <w:instrText xml:space="preserve"> ADDIN EN.CITE &lt;EndNote&gt;&lt;Cite&gt;&lt;Author&gt;Gober&lt;/Author&gt;&lt;Year&gt;2016&lt;/Year&gt;&lt;RecNum&gt;1463&lt;/RecNum&gt;&lt;DisplayText&gt;(Gober et al. 2016)&lt;/DisplayText&gt;&lt;record&gt;&lt;rec-number&gt;1463&lt;/rec-number&gt;&lt;foreign-keys&gt;&lt;key app="EN" db-id="esavd0e0ppdrawee92qxvpenxpf9spfs5tvs" timestamp="1784418251"&gt;1463&lt;/key&gt;&lt;/foreign-keys&gt;&lt;ref-type name="Journal Article"&gt;17&lt;/ref-type&gt;&lt;contributors&gt;&lt;authors&gt;&lt;author&gt;Gober, Patricia&lt;/author&gt;&lt;author&gt;Sampson, David A&lt;/author&gt;&lt;author&gt;Quay, Ray&lt;/author&gt;&lt;author&gt;White, Dave D&lt;/author&gt;&lt;author&gt;Chow, Winston TL&lt;/author&gt;&lt;/authors&gt;&lt;/contributors&gt;&lt;titles&gt;&lt;title&gt;Urban adaptation to mega-drought: Anticipatory water modeling, policy, and planning for the urban Southwest&lt;/title&gt;&lt;secondary-title&gt;Sustainable cities and society&lt;/secondary-title&gt;&lt;/titles&gt;&lt;periodical&gt;&lt;full-title&gt;Sustainable Cities and Society&lt;/full-title&gt;&lt;/periodical&gt;&lt;pages&gt;497-504&lt;/pages&gt;&lt;volume&gt;27&lt;/volume&gt;&lt;dates&gt;&lt;year&gt;2016&lt;/year&gt;&lt;/dates&gt;&lt;isbn&gt;2210-6707&lt;/isbn&gt;&lt;urls&gt;&lt;/urls&gt;&lt;/record&gt;&lt;/Cite&gt;&lt;/EndNote&gt;</w:instrText>
      </w:r>
      <w:r>
        <w:rPr>
          <w:rFonts w:cs="Times New Roman"/>
          <w:sz w:val="24"/>
          <w:szCs w:val="24"/>
        </w:rPr>
        <w:fldChar w:fldCharType="separate"/>
      </w:r>
      <w:r>
        <w:rPr>
          <w:rFonts w:cs="Times New Roman"/>
          <w:noProof/>
          <w:sz w:val="24"/>
          <w:szCs w:val="24"/>
        </w:rPr>
        <w:t>(Gober et al. 2016)</w:t>
      </w:r>
      <w:r>
        <w:rPr>
          <w:rFonts w:cs="Times New Roman"/>
          <w:sz w:val="24"/>
          <w:szCs w:val="24"/>
        </w:rPr>
        <w:fldChar w:fldCharType="end"/>
      </w:r>
      <w:r>
        <w:rPr>
          <w:rFonts w:cs="Times New Roman"/>
          <w:sz w:val="24"/>
          <w:szCs w:val="24"/>
        </w:rPr>
        <w:t xml:space="preserve">. </w:t>
      </w:r>
      <w:r w:rsidR="000D7DCD">
        <w:rPr>
          <w:rFonts w:cs="Times New Roman"/>
          <w:sz w:val="24"/>
          <w:szCs w:val="24"/>
        </w:rPr>
        <w:t xml:space="preserve"> </w:t>
      </w:r>
      <w:r w:rsidR="00BA0D98">
        <w:rPr>
          <w:rFonts w:cs="Times New Roman"/>
          <w:sz w:val="24"/>
          <w:szCs w:val="24"/>
        </w:rPr>
        <w:t>Our</w:t>
      </w:r>
      <w:r w:rsidRPr="00DE6E9E">
        <w:rPr>
          <w:rFonts w:cs="Times New Roman"/>
          <w:sz w:val="24"/>
          <w:szCs w:val="24"/>
        </w:rPr>
        <w:t xml:space="preserve"> study more explicit</w:t>
      </w:r>
      <w:r w:rsidR="005D5D2D">
        <w:rPr>
          <w:rFonts w:cs="Times New Roman"/>
          <w:sz w:val="24"/>
          <w:szCs w:val="24"/>
        </w:rPr>
        <w:t xml:space="preserve">ly </w:t>
      </w:r>
      <w:r w:rsidR="00DE3F7D">
        <w:rPr>
          <w:rFonts w:cs="Times New Roman"/>
          <w:sz w:val="24"/>
          <w:szCs w:val="24"/>
        </w:rPr>
        <w:t>demonstrate</w:t>
      </w:r>
      <w:r w:rsidR="00AA0F5E">
        <w:rPr>
          <w:rFonts w:cs="Times New Roman"/>
          <w:sz w:val="24"/>
          <w:szCs w:val="24"/>
        </w:rPr>
        <w:t>s</w:t>
      </w:r>
      <w:r w:rsidR="00DE3F7D">
        <w:rPr>
          <w:rFonts w:cs="Times New Roman"/>
          <w:sz w:val="24"/>
          <w:szCs w:val="24"/>
        </w:rPr>
        <w:t xml:space="preserve"> </w:t>
      </w:r>
      <w:r w:rsidRPr="00DE6E9E">
        <w:rPr>
          <w:rFonts w:cs="Times New Roman"/>
          <w:sz w:val="24"/>
          <w:szCs w:val="24"/>
        </w:rPr>
        <w:t xml:space="preserve">how climatic pressures </w:t>
      </w:r>
      <w:r w:rsidR="00DA2F86">
        <w:rPr>
          <w:rFonts w:cs="Times New Roman"/>
          <w:sz w:val="24"/>
          <w:szCs w:val="24"/>
        </w:rPr>
        <w:t xml:space="preserve">could </w:t>
      </w:r>
      <w:r w:rsidR="0049672E">
        <w:rPr>
          <w:rFonts w:cs="Times New Roman"/>
          <w:sz w:val="24"/>
          <w:szCs w:val="24"/>
        </w:rPr>
        <w:t xml:space="preserve">affect </w:t>
      </w:r>
      <w:r w:rsidRPr="00DE6E9E">
        <w:rPr>
          <w:rFonts w:cs="Times New Roman"/>
          <w:sz w:val="24"/>
          <w:szCs w:val="24"/>
        </w:rPr>
        <w:t xml:space="preserve">the </w:t>
      </w:r>
      <w:r w:rsidRPr="00DE6E9E">
        <w:rPr>
          <w:rFonts w:cs="Times New Roman"/>
          <w:sz w:val="24"/>
          <w:szCs w:val="24"/>
        </w:rPr>
        <w:lastRenderedPageBreak/>
        <w:t>groundwater-constrained population frontier</w:t>
      </w:r>
      <w:r w:rsidR="0049672E">
        <w:rPr>
          <w:rFonts w:cs="Times New Roman"/>
          <w:sz w:val="24"/>
          <w:szCs w:val="24"/>
        </w:rPr>
        <w:t>, thereby</w:t>
      </w:r>
      <w:r w:rsidR="00DA2F86">
        <w:rPr>
          <w:rFonts w:cs="Times New Roman"/>
          <w:sz w:val="24"/>
          <w:szCs w:val="24"/>
        </w:rPr>
        <w:t xml:space="preserve"> </w:t>
      </w:r>
      <w:r w:rsidR="007B362D">
        <w:rPr>
          <w:rFonts w:cs="Times New Roman"/>
          <w:sz w:val="24"/>
          <w:szCs w:val="24"/>
        </w:rPr>
        <w:t xml:space="preserve">shaping </w:t>
      </w:r>
      <w:r w:rsidR="00DA2F86">
        <w:rPr>
          <w:rFonts w:cs="Times New Roman"/>
          <w:sz w:val="24"/>
          <w:szCs w:val="24"/>
        </w:rPr>
        <w:t>the decision space for institutional interventions</w:t>
      </w:r>
      <w:r w:rsidRPr="00DE6E9E">
        <w:rPr>
          <w:rFonts w:cs="Times New Roman"/>
          <w:sz w:val="24"/>
          <w:szCs w:val="24"/>
        </w:rPr>
        <w:t>.</w:t>
      </w:r>
    </w:p>
    <w:p w14:paraId="2C933E52" w14:textId="77777777" w:rsidR="000E2FB7" w:rsidRPr="005F253E" w:rsidRDefault="003C05F6" w:rsidP="00FE6A65">
      <w:pPr>
        <w:pStyle w:val="Heading2"/>
      </w:pPr>
      <w:r w:rsidRPr="0042146E">
        <w:rPr>
          <w:rFonts w:eastAsiaTheme="minorEastAsia" w:cstheme="minorBidi"/>
          <w:color w:val="auto"/>
        </w:rPr>
        <w:t xml:space="preserve">4.3 </w:t>
      </w:r>
      <w:r w:rsidR="00BF5585" w:rsidRPr="0042146E">
        <w:rPr>
          <w:rFonts w:eastAsiaTheme="minorEastAsia" w:cstheme="minorBidi"/>
          <w:color w:val="auto"/>
        </w:rPr>
        <w:t>How do alternative water-policy settings reshape the growth frontier?</w:t>
      </w:r>
    </w:p>
    <w:p w14:paraId="27CAAB81" w14:textId="108E53D3" w:rsidR="00DE6E9E" w:rsidRPr="00DE6E9E" w:rsidRDefault="003C05F6" w:rsidP="00DE6E9E">
      <w:pPr>
        <w:adjustRightInd w:val="0"/>
        <w:snapToGrid w:val="0"/>
        <w:spacing w:after="0" w:line="360" w:lineRule="auto"/>
        <w:rPr>
          <w:rFonts w:cs="Times New Roman"/>
          <w:sz w:val="24"/>
          <w:szCs w:val="24"/>
        </w:rPr>
      </w:pPr>
      <w:r>
        <w:rPr>
          <w:rFonts w:cs="Times New Roman"/>
          <w:sz w:val="24"/>
          <w:szCs w:val="24"/>
        </w:rPr>
        <w:t xml:space="preserve">Our results show that the </w:t>
      </w:r>
      <w:r w:rsidRPr="00DE6E9E">
        <w:rPr>
          <w:rFonts w:cs="Times New Roman"/>
          <w:sz w:val="24"/>
          <w:szCs w:val="24"/>
        </w:rPr>
        <w:t>alternative water-policy settings shift</w:t>
      </w:r>
      <w:r>
        <w:rPr>
          <w:rFonts w:cs="Times New Roman"/>
          <w:sz w:val="24"/>
          <w:szCs w:val="24"/>
        </w:rPr>
        <w:t>ed</w:t>
      </w:r>
      <w:r w:rsidRPr="00DE6E9E">
        <w:rPr>
          <w:rFonts w:cs="Times New Roman"/>
          <w:sz w:val="24"/>
          <w:szCs w:val="24"/>
        </w:rPr>
        <w:t xml:space="preserve"> the frontier in different </w:t>
      </w:r>
      <w:r>
        <w:rPr>
          <w:rFonts w:cs="Times New Roman"/>
          <w:sz w:val="24"/>
          <w:szCs w:val="24"/>
        </w:rPr>
        <w:t xml:space="preserve">and rather complex </w:t>
      </w:r>
      <w:r w:rsidRPr="00DE6E9E">
        <w:rPr>
          <w:rFonts w:cs="Times New Roman"/>
          <w:sz w:val="24"/>
          <w:szCs w:val="24"/>
        </w:rPr>
        <w:t>ways</w:t>
      </w:r>
      <w:r>
        <w:rPr>
          <w:rFonts w:cs="Times New Roman"/>
          <w:sz w:val="24"/>
          <w:szCs w:val="24"/>
        </w:rPr>
        <w:t xml:space="preserve">.  </w:t>
      </w:r>
      <w:r w:rsidRPr="00DE6E9E">
        <w:rPr>
          <w:rFonts w:cs="Times New Roman"/>
          <w:sz w:val="24"/>
          <w:szCs w:val="24"/>
        </w:rPr>
        <w:t xml:space="preserve">No individual policy </w:t>
      </w:r>
      <w:r w:rsidR="008C4435">
        <w:rPr>
          <w:rFonts w:cs="Times New Roman"/>
          <w:sz w:val="24"/>
          <w:szCs w:val="24"/>
        </w:rPr>
        <w:t xml:space="preserve">or combination of multiple policies was able to </w:t>
      </w:r>
      <w:r w:rsidRPr="00DE6E9E">
        <w:rPr>
          <w:rFonts w:cs="Times New Roman"/>
          <w:sz w:val="24"/>
          <w:szCs w:val="24"/>
        </w:rPr>
        <w:t xml:space="preserve">eliminate the </w:t>
      </w:r>
      <w:r w:rsidR="008C4435">
        <w:rPr>
          <w:rFonts w:cs="Times New Roman"/>
          <w:sz w:val="24"/>
          <w:szCs w:val="24"/>
        </w:rPr>
        <w:t xml:space="preserve">population </w:t>
      </w:r>
      <w:r w:rsidRPr="00DE6E9E">
        <w:rPr>
          <w:rFonts w:cs="Times New Roman"/>
          <w:sz w:val="24"/>
          <w:szCs w:val="24"/>
        </w:rPr>
        <w:t xml:space="preserve">contraction associated with </w:t>
      </w:r>
      <w:r w:rsidR="002940BA">
        <w:rPr>
          <w:rFonts w:cs="Times New Roman"/>
          <w:sz w:val="24"/>
          <w:szCs w:val="24"/>
        </w:rPr>
        <w:t>higher GSI values</w:t>
      </w:r>
      <w:r w:rsidR="00A964C1">
        <w:rPr>
          <w:rFonts w:cs="Times New Roman"/>
          <w:sz w:val="24"/>
          <w:szCs w:val="24"/>
        </w:rPr>
        <w:t xml:space="preserve"> </w:t>
      </w:r>
      <w:r w:rsidRPr="00DE6E9E">
        <w:rPr>
          <w:rFonts w:cs="Times New Roman"/>
          <w:sz w:val="24"/>
          <w:szCs w:val="24"/>
        </w:rPr>
        <w:t>and reduced river flows</w:t>
      </w:r>
      <w:r w:rsidR="00BB17F9">
        <w:rPr>
          <w:rFonts w:cs="Times New Roman"/>
          <w:sz w:val="24"/>
          <w:szCs w:val="24"/>
        </w:rPr>
        <w:t xml:space="preserve"> (Figs. 5</w:t>
      </w:r>
      <w:del w:id="237" w:author="Joshua Gilman" w:date="2026-10-09T12:55:00Z" w16du:dateUtc="2026-10-09T19:55:00Z">
        <w:r w:rsidR="00BB17F9" w:rsidDel="00D8110D">
          <w:rPr>
            <w:rFonts w:cs="Times New Roman"/>
            <w:sz w:val="24"/>
            <w:szCs w:val="24"/>
          </w:rPr>
          <w:delText xml:space="preserve"> and</w:delText>
        </w:r>
      </w:del>
      <w:ins w:id="238" w:author="Joshua Gilman" w:date="2026-10-09T12:55:00Z" w16du:dateUtc="2026-10-09T19:55:00Z">
        <w:r w:rsidR="00D8110D">
          <w:rPr>
            <w:rFonts w:cs="Times New Roman"/>
            <w:sz w:val="24"/>
            <w:szCs w:val="24"/>
          </w:rPr>
          <w:t>–</w:t>
        </w:r>
      </w:ins>
      <w:del w:id="239" w:author="Joshua Gilman" w:date="2026-10-09T12:55:00Z" w16du:dateUtc="2026-10-09T19:55:00Z">
        <w:r w:rsidR="00BB17F9" w:rsidDel="00D8110D">
          <w:rPr>
            <w:rFonts w:cs="Times New Roman"/>
            <w:sz w:val="24"/>
            <w:szCs w:val="24"/>
          </w:rPr>
          <w:delText xml:space="preserve"> </w:delText>
        </w:r>
      </w:del>
      <w:r w:rsidR="00BB17F9">
        <w:rPr>
          <w:rFonts w:cs="Times New Roman"/>
          <w:sz w:val="24"/>
          <w:szCs w:val="24"/>
        </w:rPr>
        <w:t>6)</w:t>
      </w:r>
      <w:r w:rsidRPr="00DE6E9E">
        <w:rPr>
          <w:rFonts w:cs="Times New Roman"/>
          <w:sz w:val="24"/>
          <w:szCs w:val="24"/>
        </w:rPr>
        <w:t xml:space="preserve">. </w:t>
      </w:r>
      <w:r w:rsidR="008C4435">
        <w:rPr>
          <w:rFonts w:cs="Times New Roman"/>
          <w:sz w:val="24"/>
          <w:szCs w:val="24"/>
        </w:rPr>
        <w:t xml:space="preserve"> </w:t>
      </w:r>
      <w:r w:rsidRPr="00DE6E9E">
        <w:rPr>
          <w:rFonts w:cs="Times New Roman"/>
          <w:sz w:val="24"/>
          <w:szCs w:val="24"/>
        </w:rPr>
        <w:t xml:space="preserve">Nevertheless, </w:t>
      </w:r>
      <w:r w:rsidR="00BB17F9">
        <w:rPr>
          <w:rFonts w:cs="Times New Roman"/>
          <w:sz w:val="24"/>
          <w:szCs w:val="24"/>
        </w:rPr>
        <w:t xml:space="preserve">some </w:t>
      </w:r>
      <w:r w:rsidRPr="00DE6E9E">
        <w:rPr>
          <w:rFonts w:cs="Times New Roman"/>
          <w:sz w:val="24"/>
          <w:szCs w:val="24"/>
        </w:rPr>
        <w:t>polic</w:t>
      </w:r>
      <w:r w:rsidR="00BB17F9">
        <w:rPr>
          <w:rFonts w:cs="Times New Roman"/>
          <w:sz w:val="24"/>
          <w:szCs w:val="24"/>
        </w:rPr>
        <w:t>ies or their combinations</w:t>
      </w:r>
      <w:r w:rsidRPr="00DE6E9E">
        <w:rPr>
          <w:rFonts w:cs="Times New Roman"/>
          <w:sz w:val="24"/>
          <w:szCs w:val="24"/>
        </w:rPr>
        <w:t xml:space="preserve"> </w:t>
      </w:r>
      <w:r w:rsidR="00BB17F9">
        <w:rPr>
          <w:rFonts w:cs="Times New Roman"/>
          <w:sz w:val="24"/>
          <w:szCs w:val="24"/>
        </w:rPr>
        <w:t>could substantially alter</w:t>
      </w:r>
      <w:r w:rsidRPr="00DE6E9E">
        <w:rPr>
          <w:rFonts w:cs="Times New Roman"/>
          <w:sz w:val="24"/>
          <w:szCs w:val="24"/>
        </w:rPr>
        <w:t xml:space="preserve"> both the location of the frontier and the proportion of scenario combinations capable of meeting </w:t>
      </w:r>
      <w:r w:rsidR="002940BA">
        <w:rPr>
          <w:rFonts w:cs="Times New Roman"/>
          <w:sz w:val="24"/>
          <w:szCs w:val="24"/>
        </w:rPr>
        <w:t>GSI thresholds</w:t>
      </w:r>
      <w:r w:rsidR="00BB17F9">
        <w:rPr>
          <w:rFonts w:cs="Times New Roman"/>
          <w:sz w:val="24"/>
          <w:szCs w:val="24"/>
        </w:rPr>
        <w:t xml:space="preserve">, indicating the important role of institutions in </w:t>
      </w:r>
      <w:r w:rsidR="000D0720">
        <w:rPr>
          <w:rFonts w:cs="Times New Roman"/>
          <w:sz w:val="24"/>
          <w:szCs w:val="24"/>
        </w:rPr>
        <w:t xml:space="preserve">improving </w:t>
      </w:r>
      <w:r w:rsidR="00BB17F9">
        <w:rPr>
          <w:rFonts w:cs="Times New Roman"/>
          <w:sz w:val="24"/>
          <w:szCs w:val="24"/>
        </w:rPr>
        <w:t>dryland water sustainability</w:t>
      </w:r>
      <w:r w:rsidRPr="00DE6E9E">
        <w:rPr>
          <w:rFonts w:cs="Times New Roman"/>
          <w:sz w:val="24"/>
          <w:szCs w:val="24"/>
        </w:rPr>
        <w:t>.</w:t>
      </w:r>
    </w:p>
    <w:p w14:paraId="252233EE" w14:textId="38A5F141" w:rsidR="0079044A" w:rsidRDefault="003C05F6" w:rsidP="00E16589">
      <w:pPr>
        <w:adjustRightInd w:val="0"/>
        <w:snapToGrid w:val="0"/>
        <w:spacing w:after="0" w:line="360" w:lineRule="auto"/>
        <w:ind w:firstLine="720"/>
        <w:rPr>
          <w:rFonts w:cs="Times New Roman"/>
          <w:sz w:val="24"/>
          <w:szCs w:val="24"/>
        </w:rPr>
      </w:pPr>
      <w:r w:rsidRPr="1A0C8051">
        <w:rPr>
          <w:rFonts w:cs="Times New Roman"/>
          <w:sz w:val="24"/>
          <w:szCs w:val="24"/>
        </w:rPr>
        <w:t>A</w:t>
      </w:r>
      <w:r w:rsidR="6AFA3137" w:rsidRPr="1A0C8051">
        <w:rPr>
          <w:rFonts w:cs="Times New Roman"/>
          <w:sz w:val="24"/>
          <w:szCs w:val="24"/>
        </w:rPr>
        <w:t xml:space="preserve">mong all the tested </w:t>
      </w:r>
      <w:del w:id="240" w:author="Joshua Gilman" w:date="2026-10-09T12:59:00Z" w16du:dateUtc="2026-10-09T19:59:00Z">
        <w:r w:rsidR="6AFA3137" w:rsidRPr="1A0C8051" w:rsidDel="00446657">
          <w:rPr>
            <w:rFonts w:cs="Times New Roman"/>
            <w:sz w:val="24"/>
            <w:szCs w:val="24"/>
          </w:rPr>
          <w:delText>policy portfolios</w:delText>
        </w:r>
      </w:del>
      <w:ins w:id="241" w:author="Joshua Gilman" w:date="2026-10-09T12:59:00Z" w16du:dateUtc="2026-10-09T19:59:00Z">
        <w:r w:rsidR="00446657">
          <w:rPr>
            <w:rFonts w:cs="Times New Roman"/>
            <w:sz w:val="24"/>
            <w:szCs w:val="24"/>
          </w:rPr>
          <w:t>water policies</w:t>
        </w:r>
      </w:ins>
      <w:r w:rsidR="6AFA3137" w:rsidRPr="1A0C8051">
        <w:rPr>
          <w:rFonts w:cs="Times New Roman"/>
          <w:sz w:val="24"/>
          <w:szCs w:val="24"/>
        </w:rPr>
        <w:t>, a</w:t>
      </w:r>
      <w:r w:rsidRPr="1A0C8051">
        <w:rPr>
          <w:rFonts w:cs="Times New Roman"/>
          <w:sz w:val="24"/>
          <w:szCs w:val="24"/>
        </w:rPr>
        <w:t xml:space="preserve">gricultural-to-urban water transfers produced the clearest expansion of the </w:t>
      </w:r>
      <w:del w:id="242" w:author="Joshua Gilman" w:date="2026-10-09T12:52:00Z" w16du:dateUtc="2026-10-09T19:52:00Z">
        <w:r w:rsidRPr="1A0C8051" w:rsidDel="00D8110D">
          <w:rPr>
            <w:rFonts w:cs="Times New Roman"/>
            <w:sz w:val="24"/>
            <w:szCs w:val="24"/>
          </w:rPr>
          <w:delText>feasible population range</w:delText>
        </w:r>
      </w:del>
      <w:ins w:id="243" w:author="Joshua Gilman" w:date="2026-10-09T12:52:00Z" w16du:dateUtc="2026-10-09T19:52:00Z">
        <w:r w:rsidR="00D8110D">
          <w:rPr>
            <w:rFonts w:cs="Times New Roman"/>
            <w:sz w:val="24"/>
            <w:szCs w:val="24"/>
          </w:rPr>
          <w:t>growth frontier</w:t>
        </w:r>
      </w:ins>
      <w:r w:rsidRPr="1A0C8051">
        <w:rPr>
          <w:rFonts w:cs="Times New Roman"/>
          <w:sz w:val="24"/>
          <w:szCs w:val="24"/>
        </w:rPr>
        <w:t>.</w:t>
      </w:r>
      <w:r w:rsidR="006F460C">
        <w:rPr>
          <w:rFonts w:cs="Times New Roman"/>
          <w:sz w:val="24"/>
          <w:szCs w:val="24"/>
        </w:rPr>
        <w:t xml:space="preserve">  This comparatively large effect is </w:t>
      </w:r>
      <w:r w:rsidR="00D51F5C">
        <w:rPr>
          <w:rFonts w:cs="Times New Roman"/>
          <w:sz w:val="24"/>
          <w:szCs w:val="24"/>
        </w:rPr>
        <w:t>not surprising</w:t>
      </w:r>
      <w:r w:rsidR="00BE552E">
        <w:rPr>
          <w:rFonts w:cs="Times New Roman"/>
          <w:sz w:val="24"/>
          <w:szCs w:val="24"/>
        </w:rPr>
        <w:t>,</w:t>
      </w:r>
      <w:r w:rsidR="006F460C">
        <w:rPr>
          <w:rFonts w:cs="Times New Roman"/>
          <w:sz w:val="24"/>
          <w:szCs w:val="24"/>
        </w:rPr>
        <w:t xml:space="preserve"> </w:t>
      </w:r>
      <w:r w:rsidR="00F034F7">
        <w:rPr>
          <w:rFonts w:cs="Times New Roman"/>
          <w:sz w:val="24"/>
          <w:szCs w:val="24"/>
        </w:rPr>
        <w:t>given agriculture’s large share of regional water use and the magnitude of transfers tested</w:t>
      </w:r>
      <w:r w:rsidR="510DC6F9" w:rsidRPr="1A0C8051">
        <w:rPr>
          <w:rFonts w:cs="Times New Roman"/>
          <w:sz w:val="24"/>
          <w:szCs w:val="24"/>
        </w:rPr>
        <w:t xml:space="preserve">.  </w:t>
      </w:r>
      <w:r w:rsidR="00F034F7">
        <w:rPr>
          <w:rFonts w:cs="Times New Roman"/>
          <w:sz w:val="24"/>
          <w:szCs w:val="24"/>
        </w:rPr>
        <w:t xml:space="preserve">Considering that </w:t>
      </w:r>
      <w:r w:rsidR="00BE552E">
        <w:rPr>
          <w:rFonts w:cs="Times New Roman"/>
          <w:sz w:val="24"/>
          <w:szCs w:val="24"/>
        </w:rPr>
        <w:t>transfers reallocate existing water rather than creating new supplies,</w:t>
      </w:r>
      <w:r w:rsidR="510DC6F9" w:rsidRPr="1A0C8051">
        <w:rPr>
          <w:rFonts w:cs="Times New Roman"/>
          <w:sz w:val="24"/>
          <w:szCs w:val="24"/>
        </w:rPr>
        <w:t xml:space="preserve"> </w:t>
      </w:r>
      <w:r w:rsidR="00BE552E">
        <w:rPr>
          <w:rFonts w:cs="Times New Roman"/>
          <w:sz w:val="24"/>
          <w:szCs w:val="24"/>
        </w:rPr>
        <w:t xml:space="preserve">such </w:t>
      </w:r>
      <w:r w:rsidR="00AC4D74">
        <w:rPr>
          <w:rFonts w:cs="Times New Roman"/>
          <w:sz w:val="24"/>
          <w:szCs w:val="24"/>
        </w:rPr>
        <w:t>transfers</w:t>
      </w:r>
      <w:r w:rsidR="00AC4D74" w:rsidRPr="1A0C8051">
        <w:rPr>
          <w:rFonts w:cs="Times New Roman"/>
          <w:sz w:val="24"/>
          <w:szCs w:val="24"/>
        </w:rPr>
        <w:t xml:space="preserve"> </w:t>
      </w:r>
      <w:r w:rsidR="510DC6F9" w:rsidRPr="1A0C8051">
        <w:rPr>
          <w:rFonts w:cs="Times New Roman"/>
          <w:sz w:val="24"/>
          <w:szCs w:val="24"/>
        </w:rPr>
        <w:t>may impose</w:t>
      </w:r>
      <w:r w:rsidRPr="1A0C8051">
        <w:rPr>
          <w:rFonts w:cs="Times New Roman"/>
          <w:sz w:val="24"/>
          <w:szCs w:val="24"/>
        </w:rPr>
        <w:t xml:space="preserve"> costs on agricultural production, rural livelihoods, </w:t>
      </w:r>
      <w:r w:rsidR="510DC6F9" w:rsidRPr="1A0C8051">
        <w:rPr>
          <w:rFonts w:cs="Times New Roman"/>
          <w:sz w:val="24"/>
          <w:szCs w:val="24"/>
        </w:rPr>
        <w:t xml:space="preserve">and </w:t>
      </w:r>
      <w:r w:rsidRPr="1A0C8051">
        <w:rPr>
          <w:rFonts w:cs="Times New Roman"/>
          <w:sz w:val="24"/>
          <w:szCs w:val="24"/>
        </w:rPr>
        <w:t>cultural values.</w:t>
      </w:r>
      <w:r w:rsidR="510DC6F9" w:rsidRPr="1A0C8051">
        <w:rPr>
          <w:rFonts w:cs="Times New Roman"/>
          <w:sz w:val="24"/>
          <w:szCs w:val="24"/>
        </w:rPr>
        <w:t xml:space="preserve"> </w:t>
      </w:r>
      <w:r w:rsidRPr="1A0C8051">
        <w:rPr>
          <w:rFonts w:cs="Times New Roman"/>
          <w:sz w:val="24"/>
          <w:szCs w:val="24"/>
        </w:rPr>
        <w:t xml:space="preserve"> With </w:t>
      </w:r>
      <w:r w:rsidR="7105AD45" w:rsidRPr="1A0C8051">
        <w:rPr>
          <w:rFonts w:cs="Times New Roman"/>
          <w:sz w:val="24"/>
          <w:szCs w:val="24"/>
        </w:rPr>
        <w:t xml:space="preserve">the expected intensification of </w:t>
      </w:r>
      <w:r w:rsidRPr="1A0C8051">
        <w:rPr>
          <w:rFonts w:cs="Times New Roman"/>
          <w:sz w:val="24"/>
          <w:szCs w:val="24"/>
        </w:rPr>
        <w:t xml:space="preserve">competition between urban and agricultural water uses under climate change and </w:t>
      </w:r>
      <w:r w:rsidR="7105AD45" w:rsidRPr="1A0C8051">
        <w:rPr>
          <w:rFonts w:cs="Times New Roman"/>
          <w:sz w:val="24"/>
          <w:szCs w:val="24"/>
        </w:rPr>
        <w:t>urbanization</w:t>
      </w:r>
      <w:r w:rsidRPr="1A0C8051">
        <w:rPr>
          <w:rFonts w:cs="Times New Roman"/>
          <w:sz w:val="24"/>
          <w:szCs w:val="24"/>
        </w:rPr>
        <w:t xml:space="preserve"> </w:t>
      </w:r>
      <w:r w:rsidR="00835FF0" w:rsidRPr="1A0C8051">
        <w:rPr>
          <w:rFonts w:cs="Times New Roman"/>
          <w:sz w:val="24"/>
          <w:szCs w:val="24"/>
        </w:rPr>
        <w:fldChar w:fldCharType="begin"/>
      </w:r>
      <w:r w:rsidR="00A92205">
        <w:rPr>
          <w:rFonts w:cs="Times New Roman"/>
          <w:sz w:val="24"/>
          <w:szCs w:val="24"/>
        </w:rPr>
        <w:instrText xml:space="preserve"> ADDIN EN.CITE &lt;EndNote&gt;&lt;Cite&gt;&lt;Author&gt;Flörke&lt;/Author&gt;&lt;Year&gt;2018&lt;/Year&gt;&lt;RecNum&gt;75&lt;/RecNum&gt;&lt;DisplayText&gt;(Flörke et al. 2018)&lt;/DisplayText&gt;&lt;record&gt;&lt;rec-number&gt;75&lt;/rec-number&gt;&lt;foreign-keys&gt;&lt;key app="EN" db-id="2dza5d5rzv2ether0w9v00tzrt5ssz95sspe" timestamp="1785031678"&gt;75&lt;/key&gt;&lt;/foreign-keys&gt;&lt;ref-type name="Journal Article"&gt;17&lt;/ref-type&gt;&lt;contributors&gt;&lt;authors&gt;&lt;author&gt;Flörke, Martina&lt;/author&gt;&lt;author&gt;Schneider, Christof&lt;/author&gt;&lt;author&gt;McDonald, Robert I.&lt;/author&gt;&lt;/authors&gt;&lt;/contributors&gt;&lt;titles&gt;&lt;title&gt;Water competition between cities and agriculture driven by climate change and urban growth&lt;/title&gt;&lt;secondary-title&gt;Nature Sustainability&lt;/secondary-title&gt;&lt;/titles&gt;&lt;periodical&gt;&lt;full-title&gt;Nature Sustainability&lt;/full-title&gt;&lt;abbr-1&gt;Nat Sustain&lt;/abbr-1&gt;&lt;/periodical&gt;&lt;pages&gt;51-58&lt;/pages&gt;&lt;volume&gt;1&lt;/volume&gt;&lt;number&gt;1&lt;/number&gt;&lt;dates&gt;&lt;year&gt;2018&lt;/year&gt;&lt;pub-dates&gt;&lt;date&gt;2018/01/01&lt;/date&gt;&lt;/pub-dates&gt;&lt;/dates&gt;&lt;isbn&gt;2398-9629&lt;/isbn&gt;&lt;urls&gt;&lt;related-urls&gt;&lt;url&gt;https://doi.org/10.1038/s41893-017-0006-8&lt;/url&gt;&lt;/related-urls&gt;&lt;/urls&gt;&lt;electronic-resource-num&gt;https://doi.org/10.1038/s41893-017-0006-8&lt;/electronic-resource-num&gt;&lt;/record&gt;&lt;/Cite&gt;&lt;/EndNote&gt;</w:instrText>
      </w:r>
      <w:r w:rsidR="00835FF0" w:rsidRPr="1A0C8051">
        <w:rPr>
          <w:rFonts w:cs="Times New Roman"/>
          <w:sz w:val="24"/>
          <w:szCs w:val="24"/>
        </w:rPr>
        <w:fldChar w:fldCharType="separate"/>
      </w:r>
      <w:r w:rsidRPr="1A0C8051">
        <w:rPr>
          <w:rFonts w:cs="Times New Roman"/>
          <w:noProof/>
          <w:sz w:val="24"/>
          <w:szCs w:val="24"/>
        </w:rPr>
        <w:t>(Flörke et al. 2018)</w:t>
      </w:r>
      <w:r w:rsidR="00835FF0" w:rsidRPr="1A0C8051">
        <w:rPr>
          <w:rFonts w:cs="Times New Roman"/>
          <w:sz w:val="24"/>
          <w:szCs w:val="24"/>
        </w:rPr>
        <w:fldChar w:fldCharType="end"/>
      </w:r>
      <w:r w:rsidRPr="1A0C8051">
        <w:rPr>
          <w:rFonts w:cs="Times New Roman"/>
          <w:sz w:val="24"/>
          <w:szCs w:val="24"/>
        </w:rPr>
        <w:t xml:space="preserve">, </w:t>
      </w:r>
      <w:r w:rsidR="5E1E6365" w:rsidRPr="1A0C8051">
        <w:rPr>
          <w:rFonts w:cs="Times New Roman"/>
          <w:sz w:val="24"/>
          <w:szCs w:val="24"/>
        </w:rPr>
        <w:t xml:space="preserve">agricultural-to-urban water transfers </w:t>
      </w:r>
      <w:r w:rsidRPr="1A0C8051">
        <w:rPr>
          <w:rFonts w:cs="Times New Roman"/>
          <w:sz w:val="24"/>
          <w:szCs w:val="24"/>
        </w:rPr>
        <w:t xml:space="preserve">should </w:t>
      </w:r>
      <w:r w:rsidR="5E1E6365" w:rsidRPr="1A0C8051">
        <w:rPr>
          <w:rFonts w:cs="Times New Roman"/>
          <w:sz w:val="24"/>
          <w:szCs w:val="24"/>
        </w:rPr>
        <w:t>be viewed as a trade</w:t>
      </w:r>
      <w:r w:rsidR="3DCA31B2" w:rsidRPr="1A0C8051">
        <w:rPr>
          <w:rFonts w:cs="Times New Roman"/>
          <w:sz w:val="24"/>
          <w:szCs w:val="24"/>
        </w:rPr>
        <w:t>-</w:t>
      </w:r>
      <w:r w:rsidR="5E1E6365" w:rsidRPr="1A0C8051">
        <w:rPr>
          <w:rFonts w:cs="Times New Roman"/>
          <w:sz w:val="24"/>
          <w:szCs w:val="24"/>
        </w:rPr>
        <w:t xml:space="preserve">off, </w:t>
      </w:r>
      <w:r w:rsidR="3DCA31B2" w:rsidRPr="1A0C8051">
        <w:rPr>
          <w:rFonts w:cs="Times New Roman"/>
          <w:sz w:val="24"/>
          <w:szCs w:val="24"/>
        </w:rPr>
        <w:t>rather</w:t>
      </w:r>
      <w:r w:rsidR="5E1E6365" w:rsidRPr="1A0C8051">
        <w:rPr>
          <w:rFonts w:cs="Times New Roman"/>
          <w:sz w:val="24"/>
          <w:szCs w:val="24"/>
        </w:rPr>
        <w:t xml:space="preserve"> </w:t>
      </w:r>
      <w:r w:rsidR="3DCA31B2" w:rsidRPr="1A0C8051">
        <w:rPr>
          <w:rFonts w:cs="Times New Roman"/>
          <w:sz w:val="24"/>
          <w:szCs w:val="24"/>
        </w:rPr>
        <w:t>than</w:t>
      </w:r>
      <w:r w:rsidR="5E1E6365" w:rsidRPr="1A0C8051">
        <w:rPr>
          <w:rFonts w:cs="Times New Roman"/>
          <w:sz w:val="24"/>
          <w:szCs w:val="24"/>
        </w:rPr>
        <w:t xml:space="preserve"> an inherently sustainable </w:t>
      </w:r>
      <w:r w:rsidR="3DCA31B2" w:rsidRPr="1A0C8051">
        <w:rPr>
          <w:rFonts w:cs="Times New Roman"/>
          <w:sz w:val="24"/>
          <w:szCs w:val="24"/>
        </w:rPr>
        <w:t>pathway</w:t>
      </w:r>
      <w:r w:rsidR="00BC6157">
        <w:rPr>
          <w:rFonts w:cs="Times New Roman"/>
          <w:sz w:val="24"/>
          <w:szCs w:val="24"/>
        </w:rPr>
        <w:t xml:space="preserve"> </w:t>
      </w:r>
      <w:r w:rsidR="00BC6157">
        <w:rPr>
          <w:rFonts w:cs="Times New Roman"/>
          <w:sz w:val="24"/>
          <w:szCs w:val="24"/>
        </w:rPr>
        <w:fldChar w:fldCharType="begin"/>
      </w:r>
      <w:r w:rsidR="00A92205">
        <w:rPr>
          <w:rFonts w:cs="Times New Roman"/>
          <w:sz w:val="24"/>
          <w:szCs w:val="24"/>
        </w:rPr>
        <w:instrText xml:space="preserve"> ADDIN EN.CITE &lt;EndNote&gt;&lt;Cite&gt;&lt;Author&gt;Bolin&lt;/Author&gt;&lt;Year&gt;2010&lt;/Year&gt;&lt;RecNum&gt;32&lt;/RecNum&gt;&lt;DisplayText&gt;(Bolin et al. 2010)&lt;/DisplayText&gt;&lt;record&gt;&lt;rec-number&gt;32&lt;/rec-number&gt;&lt;foreign-keys&gt;&lt;key app="EN" db-id="2dza5d5rzv2ether0w9v00tzrt5ssz95sspe" timestamp="1784488437"&gt;32&lt;/key&gt;&lt;/foreign-keys&gt;&lt;ref-type name="Journal Article"&gt;17&lt;/ref-type&gt;&lt;contributors&gt;&lt;authors&gt;&lt;author&gt;Bolin, Bob&lt;/author&gt;&lt;author&gt;Seetharam, Mohan&lt;/author&gt;&lt;author&gt;Pompeii, Brian&lt;/author&gt;&lt;/authors&gt;&lt;/contributors&gt;&lt;titles&gt;&lt;title&gt;Water resources, climate change, and urban vulnerability: a case study of Phoenix, Arizona&lt;/title&gt;&lt;secondary-title&gt;Local Environment&lt;/secondary-title&gt;&lt;/titles&gt;&lt;periodical&gt;&lt;full-title&gt;Local Environment&lt;/full-title&gt;&lt;abbr-1&gt;Local Environ&lt;/abbr-1&gt;&lt;/periodical&gt;&lt;pages&gt;261-279&lt;/pages&gt;&lt;volume&gt;15&lt;/volume&gt;&lt;number&gt;3&lt;/number&gt;&lt;dates&gt;&lt;year&gt;2010&lt;/year&gt;&lt;/dates&gt;&lt;isbn&gt;1354-9839&lt;/isbn&gt;&lt;urls&gt;&lt;/urls&gt;&lt;electronic-resource-num&gt;https://doi.org/10.1080/13549830903575604&lt;/electronic-resource-num&gt;&lt;/record&gt;&lt;/Cite&gt;&lt;/EndNote&gt;</w:instrText>
      </w:r>
      <w:r w:rsidR="00BC6157">
        <w:rPr>
          <w:rFonts w:cs="Times New Roman"/>
          <w:sz w:val="24"/>
          <w:szCs w:val="24"/>
        </w:rPr>
        <w:fldChar w:fldCharType="separate"/>
      </w:r>
      <w:r w:rsidR="00BC6157">
        <w:rPr>
          <w:rFonts w:cs="Times New Roman"/>
          <w:noProof/>
          <w:sz w:val="24"/>
          <w:szCs w:val="24"/>
        </w:rPr>
        <w:t>(Bolin et al. 2010)</w:t>
      </w:r>
      <w:r w:rsidR="00BC6157">
        <w:rPr>
          <w:rFonts w:cs="Times New Roman"/>
          <w:sz w:val="24"/>
          <w:szCs w:val="24"/>
        </w:rPr>
        <w:fldChar w:fldCharType="end"/>
      </w:r>
      <w:r w:rsidRPr="1A0C8051">
        <w:rPr>
          <w:rFonts w:cs="Times New Roman"/>
          <w:sz w:val="24"/>
          <w:szCs w:val="24"/>
        </w:rPr>
        <w:t>.</w:t>
      </w:r>
      <w:r w:rsidR="59411347" w:rsidRPr="1A0C8051">
        <w:rPr>
          <w:rFonts w:cs="Times New Roman"/>
          <w:sz w:val="24"/>
          <w:szCs w:val="24"/>
        </w:rPr>
        <w:t xml:space="preserve">  </w:t>
      </w:r>
      <w:r w:rsidRPr="1A0C8051">
        <w:rPr>
          <w:rFonts w:cs="Times New Roman"/>
          <w:sz w:val="24"/>
          <w:szCs w:val="24"/>
        </w:rPr>
        <w:t>Municipal water-use efficiency can reduce demand</w:t>
      </w:r>
      <w:r w:rsidR="6BFA3A21" w:rsidRPr="1A0C8051">
        <w:rPr>
          <w:rFonts w:cs="Times New Roman"/>
          <w:sz w:val="24"/>
          <w:szCs w:val="24"/>
        </w:rPr>
        <w:t xml:space="preserve"> </w:t>
      </w:r>
      <w:r w:rsidR="00835FF0" w:rsidRPr="1A0C8051">
        <w:rPr>
          <w:rFonts w:cs="Times New Roman"/>
          <w:sz w:val="24"/>
          <w:szCs w:val="24"/>
        </w:rPr>
        <w:fldChar w:fldCharType="begin"/>
      </w:r>
      <w:r w:rsidR="00140B35">
        <w:rPr>
          <w:rFonts w:cs="Times New Roman"/>
          <w:sz w:val="24"/>
          <w:szCs w:val="24"/>
        </w:rPr>
        <w:instrText xml:space="preserve"> ADDIN EN.CITE &lt;EndNote&gt;&lt;Cite&gt;&lt;Author&gt;Richter&lt;/Author&gt;&lt;Year&gt;2023&lt;/Year&gt;&lt;RecNum&gt;1199&lt;/RecNum&gt;&lt;DisplayText&gt;(Richter 2023)&lt;/DisplayText&gt;&lt;record&gt;&lt;rec-number&gt;1199&lt;/rec-number&gt;&lt;foreign-keys&gt;&lt;key app="EN" db-id="esavd0e0ppdrawee92qxvpenxpf9spfs5tvs" timestamp="1729960686" guid="75780132-83cb-4854-8688-26f2ac4e7d2d"&gt;1199&lt;/key&gt;&lt;/foreign-keys&gt;&lt;ref-type name="Journal Article"&gt;17&lt;/ref-type&gt;&lt;contributors&gt;&lt;authors&gt;&lt;author&gt;Richter, Brian D&lt;/author&gt;&lt;/authors&gt;&lt;/contributors&gt;&lt;titles&gt;&lt;title&gt;Decoupling urban water use from population growth in the Colorado River basin&lt;/title&gt;&lt;secondary-title&gt;Journal of Water Resources Planning and Management&lt;/secondary-title&gt;&lt;/titles&gt;&lt;pages&gt;04022082&lt;/pages&gt;&lt;volume&gt;149&lt;/volume&gt;&lt;number&gt;2&lt;/number&gt;&lt;dates&gt;&lt;year&gt;2023&lt;/year&gt;&lt;/dates&gt;&lt;isbn&gt;0733-9496&lt;/isbn&gt;&lt;urls&gt;&lt;/urls&gt;&lt;/record&gt;&lt;/Cite&gt;&lt;/EndNote&gt;</w:instrText>
      </w:r>
      <w:r w:rsidR="00835FF0" w:rsidRPr="1A0C8051">
        <w:rPr>
          <w:rFonts w:cs="Times New Roman"/>
          <w:sz w:val="24"/>
          <w:szCs w:val="24"/>
        </w:rPr>
        <w:fldChar w:fldCharType="separate"/>
      </w:r>
      <w:r w:rsidRPr="1A0C8051">
        <w:rPr>
          <w:rFonts w:cs="Times New Roman"/>
          <w:noProof/>
          <w:sz w:val="24"/>
          <w:szCs w:val="24"/>
        </w:rPr>
        <w:t>(Richter 2023)</w:t>
      </w:r>
      <w:r w:rsidR="00835FF0" w:rsidRPr="1A0C8051">
        <w:rPr>
          <w:rFonts w:cs="Times New Roman"/>
          <w:sz w:val="24"/>
          <w:szCs w:val="24"/>
        </w:rPr>
        <w:fldChar w:fldCharType="end"/>
      </w:r>
      <w:r w:rsidRPr="1A0C8051">
        <w:rPr>
          <w:rFonts w:cs="Times New Roman"/>
          <w:sz w:val="24"/>
          <w:szCs w:val="24"/>
        </w:rPr>
        <w:t>,</w:t>
      </w:r>
      <w:r w:rsidR="004A7C72">
        <w:rPr>
          <w:rFonts w:cs="Times New Roman"/>
          <w:sz w:val="24"/>
          <w:szCs w:val="24"/>
        </w:rPr>
        <w:t xml:space="preserve"> </w:t>
      </w:r>
      <w:r w:rsidR="005F16BC">
        <w:rPr>
          <w:rFonts w:cs="Times New Roman"/>
          <w:sz w:val="24"/>
          <w:szCs w:val="24"/>
        </w:rPr>
        <w:t xml:space="preserve">but the non-monotonic trend indicates that its contribution likely depends on </w:t>
      </w:r>
      <w:del w:id="244" w:author="Joshua Gilman" w:date="2026-10-09T12:56:00Z" w16du:dateUtc="2026-10-09T19:56:00Z">
        <w:r w:rsidR="005F16BC" w:rsidDel="000A4D62">
          <w:rPr>
            <w:rFonts w:cs="Times New Roman"/>
            <w:sz w:val="24"/>
            <w:szCs w:val="24"/>
          </w:rPr>
          <w:delText xml:space="preserve">interactions </w:delText>
        </w:r>
        <w:r w:rsidR="00D51F5C" w:rsidDel="000A4D62">
          <w:rPr>
            <w:rFonts w:cs="Times New Roman"/>
            <w:sz w:val="24"/>
            <w:szCs w:val="24"/>
          </w:rPr>
          <w:delText>with</w:delText>
        </w:r>
        <w:r w:rsidR="005F16BC" w:rsidDel="000A4D62">
          <w:rPr>
            <w:rFonts w:cs="Times New Roman"/>
            <w:sz w:val="24"/>
            <w:szCs w:val="24"/>
          </w:rPr>
          <w:delText xml:space="preserve"> other factors included in the scenarios</w:delText>
        </w:r>
      </w:del>
      <w:ins w:id="245" w:author="Joshua Gilman" w:date="2026-10-09T12:56:00Z" w16du:dateUtc="2026-10-09T19:56:00Z">
        <w:r w:rsidR="000A4D62">
          <w:rPr>
            <w:rFonts w:cs="Times New Roman"/>
            <w:sz w:val="24"/>
            <w:szCs w:val="24"/>
          </w:rPr>
          <w:t>the broader management context</w:t>
        </w:r>
      </w:ins>
      <w:r w:rsidR="005F16BC">
        <w:rPr>
          <w:rFonts w:cs="Times New Roman"/>
          <w:sz w:val="24"/>
          <w:szCs w:val="24"/>
        </w:rPr>
        <w:t xml:space="preserve">.  </w:t>
      </w:r>
      <w:r w:rsidRPr="1A0C8051">
        <w:rPr>
          <w:rFonts w:cs="Times New Roman"/>
          <w:sz w:val="24"/>
          <w:szCs w:val="24"/>
        </w:rPr>
        <w:t>Agricultural efficiency</w:t>
      </w:r>
      <w:r w:rsidR="00D37E9B">
        <w:rPr>
          <w:rFonts w:cs="Times New Roman"/>
          <w:sz w:val="24"/>
          <w:szCs w:val="24"/>
        </w:rPr>
        <w:t xml:space="preserve"> produced comparatively small changes in the growth frontier, which is </w:t>
      </w:r>
      <w:r w:rsidR="00CE3806">
        <w:rPr>
          <w:rFonts w:cs="Times New Roman"/>
          <w:sz w:val="24"/>
          <w:szCs w:val="24"/>
        </w:rPr>
        <w:t>expected</w:t>
      </w:r>
      <w:r w:rsidR="00C33C6E">
        <w:rPr>
          <w:rFonts w:cs="Times New Roman"/>
          <w:sz w:val="24"/>
          <w:szCs w:val="24"/>
        </w:rPr>
        <w:t>,</w:t>
      </w:r>
      <w:r w:rsidR="00D37E9B">
        <w:rPr>
          <w:rFonts w:cs="Times New Roman"/>
          <w:sz w:val="24"/>
          <w:szCs w:val="24"/>
        </w:rPr>
        <w:t xml:space="preserve"> considering the relatively small effect of the tested efficiency changes on total regional water use.  Similar reasoning also applies to the comparatively small effect of environmental-flow allocation</w:t>
      </w:r>
      <w:r w:rsidRPr="1A0C8051">
        <w:rPr>
          <w:rFonts w:cs="Times New Roman"/>
          <w:sz w:val="24"/>
          <w:szCs w:val="24"/>
        </w:rPr>
        <w:t xml:space="preserve">. </w:t>
      </w:r>
      <w:r w:rsidR="061F99EA" w:rsidRPr="1A0C8051">
        <w:rPr>
          <w:rFonts w:cs="Times New Roman"/>
          <w:sz w:val="24"/>
          <w:szCs w:val="24"/>
        </w:rPr>
        <w:t xml:space="preserve"> </w:t>
      </w:r>
      <w:r w:rsidRPr="1A0C8051">
        <w:rPr>
          <w:rFonts w:cs="Times New Roman"/>
          <w:sz w:val="24"/>
          <w:szCs w:val="24"/>
        </w:rPr>
        <w:t xml:space="preserve">Supply augmentation </w:t>
      </w:r>
      <w:r w:rsidR="3C2BF0ED" w:rsidRPr="1A0C8051">
        <w:rPr>
          <w:rFonts w:cs="Times New Roman"/>
          <w:sz w:val="24"/>
          <w:szCs w:val="24"/>
        </w:rPr>
        <w:t xml:space="preserve">was able to </w:t>
      </w:r>
      <w:r w:rsidRPr="1A0C8051">
        <w:rPr>
          <w:rFonts w:cs="Times New Roman"/>
          <w:sz w:val="24"/>
          <w:szCs w:val="24"/>
        </w:rPr>
        <w:t xml:space="preserve">expand the </w:t>
      </w:r>
      <w:r w:rsidR="3C2BF0ED" w:rsidRPr="1A0C8051">
        <w:rPr>
          <w:rFonts w:cs="Times New Roman"/>
          <w:sz w:val="24"/>
          <w:szCs w:val="24"/>
        </w:rPr>
        <w:t>growth frontier</w:t>
      </w:r>
      <w:r w:rsidRPr="1A0C8051">
        <w:rPr>
          <w:rFonts w:cs="Times New Roman"/>
          <w:sz w:val="24"/>
          <w:szCs w:val="24"/>
        </w:rPr>
        <w:t xml:space="preserve"> </w:t>
      </w:r>
      <w:r w:rsidR="3C2BF0ED" w:rsidRPr="1A0C8051">
        <w:rPr>
          <w:rFonts w:cs="Times New Roman"/>
          <w:sz w:val="24"/>
          <w:szCs w:val="24"/>
        </w:rPr>
        <w:t xml:space="preserve">appreciably, </w:t>
      </w:r>
      <w:r w:rsidRPr="1A0C8051">
        <w:rPr>
          <w:rFonts w:cs="Times New Roman"/>
          <w:sz w:val="24"/>
          <w:szCs w:val="24"/>
        </w:rPr>
        <w:t>but may entail substantial financial, energy, infrastructure, and environmental costs</w:t>
      </w:r>
      <w:r w:rsidR="27549E5F" w:rsidRPr="1A0C8051">
        <w:rPr>
          <w:rFonts w:cs="Times New Roman"/>
          <w:sz w:val="24"/>
          <w:szCs w:val="24"/>
        </w:rPr>
        <w:t xml:space="preserve"> </w:t>
      </w:r>
      <w:r w:rsidR="00835FF0" w:rsidRPr="1A0C8051">
        <w:rPr>
          <w:rFonts w:cs="Times New Roman"/>
          <w:sz w:val="24"/>
          <w:szCs w:val="24"/>
        </w:rPr>
        <w:fldChar w:fldCharType="begin"/>
      </w:r>
      <w:r w:rsidR="00A92205">
        <w:rPr>
          <w:rFonts w:cs="Times New Roman"/>
          <w:sz w:val="24"/>
          <w:szCs w:val="24"/>
        </w:rPr>
        <w:instrText xml:space="preserve"> ADDIN EN.CITE &lt;EndNote&gt;&lt;Cite&gt;&lt;Author&gt;Wang&lt;/Author&gt;&lt;Year&gt;2025&lt;/Year&gt;&lt;RecNum&gt;20&lt;/RecNum&gt;&lt;DisplayText&gt;(Wang et al. 2025)&lt;/DisplayText&gt;&lt;record&gt;&lt;rec-number&gt;20&lt;/rec-number&gt;&lt;foreign-keys&gt;&lt;key app="EN" db-id="2dza5d5rzv2ether0w9v00tzrt5ssz95sspe" timestamp="1784327891"&gt;20&lt;/key&gt;&lt;/foreign-keys&gt;&lt;ref-type name="Journal Article"&gt;17&lt;/ref-type&gt;&lt;contributors&gt;&lt;authors&gt;&lt;author&gt;Wang, Xin&lt;/author&gt;&lt;author&gt;Liu, Zhifeng&lt;/author&gt;&lt;author&gt;Wu, Jianguo&lt;/author&gt;&lt;/authors&gt;&lt;/contributors&gt;&lt;titles&gt;&lt;title&gt;Inter-basin water transfer and water security: A landscape sustainability science perspective&lt;/title&gt;&lt;secondary-title&gt;Journal of Environmental Management&lt;/secondary-title&gt;&lt;/titles&gt;&lt;periodical&gt;&lt;full-title&gt;Journal of Environmental Management&lt;/full-title&gt;&lt;abbr-1&gt;J Environ Manage&lt;/abbr-1&gt;&lt;/periodical&gt;&lt;pages&gt;126326&lt;/pages&gt;&lt;volume&gt;390&lt;/volume&gt;&lt;keywords&gt;&lt;keyword&gt;Inter-basin water transfer&lt;/keyword&gt;&lt;keyword&gt;landscape sustainability science&lt;/keyword&gt;&lt;keyword&gt;Human-environment system&lt;/keyword&gt;&lt;keyword&gt;water resource management&lt;/keyword&gt;&lt;keyword&gt;water security&lt;/keyword&gt;&lt;keyword&gt;Sustainability-related impacts&lt;/keyword&gt;&lt;/keywords&gt;&lt;dates&gt;&lt;year&gt;2025&lt;/year&gt;&lt;pub-dates&gt;&lt;date&gt;2025/08/01/&lt;/date&gt;&lt;/pub-dates&gt;&lt;/dates&gt;&lt;isbn&gt;0301-4797&lt;/isbn&gt;&lt;urls&gt;&lt;related-urls&gt;&lt;url&gt;https://www.sciencedirect.com/science/article/pii/S0301479725023023&lt;/url&gt;&lt;/related-urls&gt;&lt;/urls&gt;&lt;electronic-resource-num&gt;https://doi.org/10.1016/j.jenvman.2025.126326&lt;/electronic-resource-num&gt;&lt;/record&gt;&lt;/Cite&gt;&lt;/EndNote&gt;</w:instrText>
      </w:r>
      <w:r w:rsidR="00835FF0" w:rsidRPr="1A0C8051">
        <w:rPr>
          <w:rFonts w:cs="Times New Roman"/>
          <w:sz w:val="24"/>
          <w:szCs w:val="24"/>
        </w:rPr>
        <w:fldChar w:fldCharType="separate"/>
      </w:r>
      <w:r w:rsidRPr="1A0C8051">
        <w:rPr>
          <w:rFonts w:cs="Times New Roman"/>
          <w:noProof/>
          <w:sz w:val="24"/>
          <w:szCs w:val="24"/>
        </w:rPr>
        <w:t>(Wang et al. 2025)</w:t>
      </w:r>
      <w:r w:rsidR="00835FF0" w:rsidRPr="1A0C8051">
        <w:rPr>
          <w:rFonts w:cs="Times New Roman"/>
          <w:sz w:val="24"/>
          <w:szCs w:val="24"/>
        </w:rPr>
        <w:fldChar w:fldCharType="end"/>
      </w:r>
      <w:r w:rsidRPr="1A0C8051">
        <w:rPr>
          <w:rFonts w:cs="Times New Roman"/>
          <w:sz w:val="24"/>
          <w:szCs w:val="24"/>
        </w:rPr>
        <w:t>.</w:t>
      </w:r>
      <w:r w:rsidR="00BE552E">
        <w:rPr>
          <w:rFonts w:cs="Times New Roman"/>
          <w:sz w:val="24"/>
          <w:szCs w:val="24"/>
        </w:rPr>
        <w:t xml:space="preserve">  </w:t>
      </w:r>
      <w:r w:rsidR="00F52417">
        <w:rPr>
          <w:rFonts w:cs="Times New Roman"/>
          <w:sz w:val="24"/>
          <w:szCs w:val="24"/>
        </w:rPr>
        <w:t>General costs may be higher in Phoenix due to its inland location and associated transportation</w:t>
      </w:r>
      <w:r w:rsidR="005F16BC">
        <w:rPr>
          <w:rFonts w:cs="Times New Roman"/>
          <w:sz w:val="24"/>
          <w:szCs w:val="24"/>
        </w:rPr>
        <w:t xml:space="preserve"> requirements </w:t>
      </w:r>
      <w:r w:rsidR="004F3428">
        <w:rPr>
          <w:rFonts w:cs="Times New Roman"/>
          <w:sz w:val="24"/>
          <w:szCs w:val="24"/>
        </w:rPr>
        <w:fldChar w:fldCharType="begin">
          <w:fldData xml:space="preserve">PEVuZE5vdGU+PENpdGU+PEF1dGhvcj5XaWxkZXI8L0F1dGhvcj48WWVhcj4yMDE2PC9ZZWFyPjxS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</w:fldData>
        </w:fldChar>
      </w:r>
      <w:r w:rsidR="000743D0">
        <w:rPr>
          <w:rFonts w:cs="Times New Roman"/>
          <w:sz w:val="24"/>
          <w:szCs w:val="24"/>
        </w:rPr>
        <w:instrText xml:space="preserve"> ADDIN EN.CITE </w:instrText>
      </w:r>
      <w:r w:rsidR="000743D0">
        <w:rPr>
          <w:rFonts w:cs="Times New Roman"/>
          <w:sz w:val="24"/>
          <w:szCs w:val="24"/>
        </w:rPr>
        <w:fldChar w:fldCharType="begin">
          <w:fldData xml:space="preserve">PEVuZE5vdGU+PENpdGU+PEF1dGhvcj5XaWxkZXI8L0F1dGhvcj48WWVhcj4yMDE2PC9ZZWFyPjxS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</w:fldData>
        </w:fldChar>
      </w:r>
      <w:r w:rsidR="000743D0">
        <w:rPr>
          <w:rFonts w:cs="Times New Roman"/>
          <w:sz w:val="24"/>
          <w:szCs w:val="24"/>
        </w:rPr>
        <w:instrText xml:space="preserve"> ADDIN EN.CITE.DATA </w:instrText>
      </w:r>
      <w:r w:rsidR="000743D0">
        <w:rPr>
          <w:rFonts w:cs="Times New Roman"/>
          <w:sz w:val="24"/>
          <w:szCs w:val="24"/>
        </w:rPr>
      </w:r>
      <w:r w:rsidR="000743D0">
        <w:rPr>
          <w:rFonts w:cs="Times New Roman"/>
          <w:sz w:val="24"/>
          <w:szCs w:val="24"/>
        </w:rPr>
        <w:fldChar w:fldCharType="end"/>
      </w:r>
      <w:r w:rsidR="004F3428">
        <w:rPr>
          <w:rFonts w:cs="Times New Roman"/>
          <w:sz w:val="24"/>
          <w:szCs w:val="24"/>
        </w:rPr>
      </w:r>
      <w:r w:rsidR="004F3428">
        <w:rPr>
          <w:rFonts w:cs="Times New Roman"/>
          <w:sz w:val="24"/>
          <w:szCs w:val="24"/>
        </w:rPr>
        <w:fldChar w:fldCharType="separate"/>
      </w:r>
      <w:r w:rsidR="00D51F5C">
        <w:rPr>
          <w:rFonts w:cs="Times New Roman"/>
          <w:noProof/>
          <w:sz w:val="24"/>
          <w:szCs w:val="24"/>
        </w:rPr>
        <w:t>(Ela and McEvoy 2012; Wilder et al. 2016)</w:t>
      </w:r>
      <w:r w:rsidR="004F3428">
        <w:rPr>
          <w:rFonts w:cs="Times New Roman"/>
          <w:sz w:val="24"/>
          <w:szCs w:val="24"/>
        </w:rPr>
        <w:fldChar w:fldCharType="end"/>
      </w:r>
      <w:r w:rsidR="005F16BC">
        <w:rPr>
          <w:rFonts w:cs="Times New Roman"/>
          <w:sz w:val="24"/>
          <w:szCs w:val="24"/>
        </w:rPr>
        <w:t>.</w:t>
      </w:r>
      <w:r w:rsidR="00BE552E">
        <w:rPr>
          <w:rFonts w:cs="Times New Roman"/>
          <w:sz w:val="24"/>
          <w:szCs w:val="24"/>
        </w:rPr>
        <w:t xml:space="preserve"> </w:t>
      </w:r>
    </w:p>
    <w:p w14:paraId="1FCF28D1" w14:textId="30FD5ECD" w:rsidR="001450D3" w:rsidRPr="00DE6E9E" w:rsidRDefault="003C05F6" w:rsidP="003B3CA9">
      <w:pPr>
        <w:adjustRightInd w:val="0"/>
        <w:snapToGrid w:val="0"/>
        <w:spacing w:after="0" w:line="360" w:lineRule="auto"/>
        <w:ind w:firstLine="720"/>
        <w:rPr>
          <w:rFonts w:cs="Times New Roman"/>
          <w:sz w:val="24"/>
          <w:szCs w:val="24"/>
        </w:rPr>
      </w:pPr>
      <w:r w:rsidRPr="00680CD3">
        <w:rPr>
          <w:rFonts w:cs="Times New Roman"/>
          <w:sz w:val="24"/>
          <w:szCs w:val="24"/>
        </w:rPr>
        <w:t xml:space="preserve">Overall, </w:t>
      </w:r>
      <w:r w:rsidR="00D111B9">
        <w:rPr>
          <w:rFonts w:cs="Times New Roman"/>
          <w:sz w:val="24"/>
          <w:szCs w:val="24"/>
        </w:rPr>
        <w:t xml:space="preserve">our study suggests that priority should be given to effective policy combinations rather than individual policies, to overall </w:t>
      </w:r>
      <w:r w:rsidRPr="00680CD3">
        <w:rPr>
          <w:rFonts w:cs="Times New Roman"/>
          <w:sz w:val="24"/>
          <w:szCs w:val="24"/>
        </w:rPr>
        <w:t xml:space="preserve">robustness rather than a simple ranking of interventions.  Policy comparisons should consider not only how far an intervention expands the </w:t>
      </w:r>
      <w:r w:rsidR="00B57D5A">
        <w:rPr>
          <w:rFonts w:cs="Times New Roman"/>
          <w:sz w:val="24"/>
          <w:szCs w:val="24"/>
        </w:rPr>
        <w:t xml:space="preserve">growth </w:t>
      </w:r>
      <w:r w:rsidRPr="00680CD3">
        <w:rPr>
          <w:rFonts w:cs="Times New Roman"/>
          <w:sz w:val="24"/>
          <w:szCs w:val="24"/>
        </w:rPr>
        <w:t xml:space="preserve">frontier, but also how consistently it performs and what costs or risks it transfers across </w:t>
      </w:r>
      <w:r w:rsidRPr="00680CD3">
        <w:rPr>
          <w:rFonts w:cs="Times New Roman"/>
          <w:sz w:val="24"/>
          <w:szCs w:val="24"/>
        </w:rPr>
        <w:lastRenderedPageBreak/>
        <w:t>sectors, places, and generations</w:t>
      </w:r>
      <w:r w:rsidR="00AB2BA1">
        <w:rPr>
          <w:rFonts w:cs="Times New Roman"/>
          <w:sz w:val="24"/>
          <w:szCs w:val="24"/>
        </w:rPr>
        <w:t xml:space="preserve">-i.e., the sustainability of the regional landscape </w:t>
      </w:r>
      <w:r>
        <w:rPr>
          <w:rFonts w:cs="Times New Roman"/>
          <w:sz w:val="24"/>
          <w:szCs w:val="24"/>
        </w:rPr>
        <w:fldChar w:fldCharType="begin">
          <w:fldData xml:space="preserve">PEVuZE5vdGU+PENpdGU+PEF1dGhvcj5XdTwvQXV0aG9yPjxZZWFyPjIwMTM8L1llYXI+PFJlY051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PEVuZE5vdGU+PENpdGU+PEF1dGhvcj5XdTwvQXV0aG9yPjxZZWFyPjIwMTM8L1llYXI+PFJlY051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Pr>
          <w:rFonts w:cs="Times New Roman"/>
          <w:sz w:val="24"/>
          <w:szCs w:val="24"/>
        </w:rPr>
      </w:r>
      <w:r>
        <w:rPr>
          <w:rFonts w:cs="Times New Roman"/>
          <w:sz w:val="24"/>
          <w:szCs w:val="24"/>
        </w:rPr>
        <w:fldChar w:fldCharType="separate"/>
      </w:r>
      <w:r w:rsidR="00D2313F">
        <w:rPr>
          <w:rFonts w:cs="Times New Roman"/>
          <w:noProof/>
          <w:sz w:val="24"/>
          <w:szCs w:val="24"/>
        </w:rPr>
        <w:t>(Wu 2013; Gilman and Wu 2023; Wu et al. 2025)</w:t>
      </w:r>
      <w:r>
        <w:rPr>
          <w:rFonts w:cs="Times New Roman"/>
          <w:sz w:val="24"/>
          <w:szCs w:val="24"/>
        </w:rPr>
        <w:fldChar w:fldCharType="end"/>
      </w:r>
      <w:r w:rsidRPr="00680CD3">
        <w:rPr>
          <w:rFonts w:cs="Times New Roman"/>
          <w:sz w:val="24"/>
          <w:szCs w:val="24"/>
        </w:rPr>
        <w:t>.</w:t>
      </w:r>
    </w:p>
    <w:p w14:paraId="695D9A5D" w14:textId="77777777" w:rsidR="00DE6E9E" w:rsidRPr="00FE6A65" w:rsidRDefault="003C05F6" w:rsidP="00FE6A65">
      <w:pPr>
        <w:pStyle w:val="Heading2"/>
      </w:pPr>
      <w:r w:rsidRPr="003B3CA9">
        <w:t>4.4 Implications for anticipatory planning</w:t>
      </w:r>
    </w:p>
    <w:p w14:paraId="46F7C3B7" w14:textId="0A6CD30A" w:rsidR="00DE6E9E" w:rsidRPr="00DE6E9E" w:rsidRDefault="003C05F6" w:rsidP="0082401F">
      <w:pPr>
        <w:adjustRightInd w:val="0"/>
        <w:snapToGrid w:val="0"/>
        <w:spacing w:after="0" w:line="360" w:lineRule="auto"/>
        <w:rPr>
          <w:rFonts w:cs="Times New Roman"/>
          <w:sz w:val="24"/>
          <w:szCs w:val="24"/>
        </w:rPr>
      </w:pPr>
      <w:r>
        <w:rPr>
          <w:rFonts w:cs="Times New Roman"/>
          <w:sz w:val="24"/>
          <w:szCs w:val="24"/>
        </w:rPr>
        <w:t>With rising environmental and socioeconomic uncertainties worldwide, anticipatory governance become</w:t>
      </w:r>
      <w:r w:rsidR="00605861">
        <w:rPr>
          <w:rFonts w:cs="Times New Roman"/>
          <w:sz w:val="24"/>
          <w:szCs w:val="24"/>
        </w:rPr>
        <w:t>s</w:t>
      </w:r>
      <w:r>
        <w:rPr>
          <w:rFonts w:cs="Times New Roman"/>
          <w:sz w:val="24"/>
          <w:szCs w:val="24"/>
        </w:rPr>
        <w:t xml:space="preserve"> increasingly important for achieving urban sustainability</w:t>
      </w:r>
      <w:r w:rsidR="00F86CDD" w:rsidRPr="00DE6E9E">
        <w:rPr>
          <w:rFonts w:cs="Times New Roman"/>
          <w:sz w:val="24"/>
          <w:szCs w:val="24"/>
        </w:rPr>
        <w:t xml:space="preserve"> </w:t>
      </w:r>
      <w:r>
        <w:rPr>
          <w:rFonts w:cs="Times New Roman"/>
          <w:sz w:val="24"/>
          <w:szCs w:val="24"/>
        </w:rPr>
        <w:fldChar w:fldCharType="begin"/>
      </w:r>
      <w:r w:rsidR="00A92205">
        <w:rPr>
          <w:rFonts w:cs="Times New Roman"/>
          <w:sz w:val="24"/>
          <w:szCs w:val="24"/>
        </w:rPr>
        <w:instrText xml:space="preserve"> ADDIN EN.CITE &lt;EndNote&gt;&lt;Cite&gt;&lt;Author&gt;Levin&lt;/Author&gt;&lt;Year&gt;2022&lt;/Year&gt;&lt;RecNum&gt;81&lt;/RecNum&gt;&lt;DisplayText&gt;(Levin et al. 2022)&lt;/DisplayText&gt;&lt;record&gt;&lt;rec-number&gt;81&lt;/rec-number&gt;&lt;foreign-keys&gt;&lt;key app="EN" db-id="2dza5d5rzv2ether0w9v00tzrt5ssz95sspe" timestamp="1785092708"&gt;81&lt;/key&gt;&lt;/foreign-keys&gt;&lt;ref-type name="Journal Article"&gt;17&lt;/ref-type&gt;&lt;contributors&gt;&lt;authors&gt;&lt;author&gt;Levin, Simon A&lt;/author&gt;&lt;author&gt;Anderies, John M&lt;/author&gt;&lt;author&gt;Adger, Neil&lt;/author&gt;&lt;author&gt;Barrett, Scott&lt;/author&gt;&lt;author&gt;Bennett, Elena M&lt;/author&gt;&lt;author&gt;Cardenas, Juan Camilo&lt;/author&gt;&lt;author&gt;Carpenter, Stephen R&lt;/author&gt;&lt;author&gt;Crépin, Anne-Sophie&lt;/author&gt;&lt;author&gt;Ehrlich, Paul&lt;/author&gt;&lt;author&gt;Fischer, Joern&lt;/author&gt;&lt;/authors&gt;&lt;/contributors&gt;&lt;titles&gt;&lt;title&gt;Governance in the face of extreme events: Lessons from evolutionary processes for structuring interventions, and the need to go beyond&lt;/title&gt;&lt;secondary-title&gt;Ecosystems&lt;/secondary-title&gt;&lt;/titles&gt;&lt;periodical&gt;&lt;full-title&gt;Ecosystems&lt;/full-title&gt;&lt;/periodical&gt;&lt;pages&gt;697-711&lt;/pages&gt;&lt;volume&gt;25&lt;/volume&gt;&lt;number&gt;3&lt;/number&gt;&lt;dates&gt;&lt;year&gt;2022&lt;/year&gt;&lt;/dates&gt;&lt;isbn&gt;1432-9840&lt;/isbn&gt;&lt;urls&gt;&lt;/urls&gt;&lt;electronic-resource-num&gt;https://doi.org/10.1007/s10021-021-00680-2&lt;/electronic-resource-num&gt;&lt;/record&gt;&lt;/Cite&gt;&lt;/EndNote&gt;</w:instrText>
      </w:r>
      <w:r>
        <w:rPr>
          <w:rFonts w:cs="Times New Roman"/>
          <w:sz w:val="24"/>
          <w:szCs w:val="24"/>
        </w:rPr>
        <w:fldChar w:fldCharType="separate"/>
      </w:r>
      <w:r>
        <w:rPr>
          <w:rFonts w:cs="Times New Roman"/>
          <w:noProof/>
          <w:sz w:val="24"/>
          <w:szCs w:val="24"/>
        </w:rPr>
        <w:t>(Levin et al. 2022)</w:t>
      </w:r>
      <w:r>
        <w:rPr>
          <w:rFonts w:cs="Times New Roman"/>
          <w:sz w:val="24"/>
          <w:szCs w:val="24"/>
        </w:rPr>
        <w:fldChar w:fldCharType="end"/>
      </w:r>
      <w:r>
        <w:rPr>
          <w:rFonts w:cs="Times New Roman"/>
          <w:sz w:val="24"/>
          <w:szCs w:val="24"/>
        </w:rPr>
        <w:t xml:space="preserve">.  </w:t>
      </w:r>
      <w:r w:rsidR="00605861">
        <w:rPr>
          <w:rFonts w:cs="Times New Roman"/>
          <w:sz w:val="24"/>
          <w:szCs w:val="24"/>
        </w:rPr>
        <w:t>A</w:t>
      </w:r>
      <w:r w:rsidR="00605861" w:rsidRPr="00DE6E9E">
        <w:rPr>
          <w:rFonts w:cs="Times New Roman"/>
          <w:sz w:val="24"/>
          <w:szCs w:val="24"/>
        </w:rPr>
        <w:t>nticipatory governance</w:t>
      </w:r>
      <w:r w:rsidR="0082401F">
        <w:rPr>
          <w:rFonts w:cs="Times New Roman"/>
          <w:sz w:val="24"/>
          <w:szCs w:val="24"/>
        </w:rPr>
        <w:t>, defined as “</w:t>
      </w:r>
      <w:r w:rsidR="0082401F" w:rsidRPr="0082401F">
        <w:rPr>
          <w:rFonts w:cs="Times New Roman"/>
          <w:sz w:val="24"/>
          <w:szCs w:val="24"/>
        </w:rPr>
        <w:t>a broad-based</w:t>
      </w:r>
      <w:r w:rsidR="0082401F">
        <w:rPr>
          <w:rFonts w:cs="Times New Roman"/>
          <w:sz w:val="24"/>
          <w:szCs w:val="24"/>
        </w:rPr>
        <w:t xml:space="preserve"> </w:t>
      </w:r>
      <w:r w:rsidR="0082401F" w:rsidRPr="0082401F">
        <w:rPr>
          <w:rFonts w:cs="Times New Roman"/>
          <w:sz w:val="24"/>
          <w:szCs w:val="24"/>
        </w:rPr>
        <w:t>capacity extended through society that can act on a</w:t>
      </w:r>
      <w:r w:rsidR="0082401F">
        <w:rPr>
          <w:rFonts w:cs="Times New Roman"/>
          <w:sz w:val="24"/>
          <w:szCs w:val="24"/>
        </w:rPr>
        <w:t xml:space="preserve"> </w:t>
      </w:r>
      <w:r w:rsidR="0082401F" w:rsidRPr="0082401F">
        <w:rPr>
          <w:rFonts w:cs="Times New Roman"/>
          <w:sz w:val="24"/>
          <w:szCs w:val="24"/>
        </w:rPr>
        <w:t>variety of inputs to manage rapid change such that</w:t>
      </w:r>
      <w:r w:rsidR="0082401F">
        <w:rPr>
          <w:rFonts w:cs="Times New Roman"/>
          <w:sz w:val="24"/>
          <w:szCs w:val="24"/>
        </w:rPr>
        <w:t xml:space="preserve"> </w:t>
      </w:r>
      <w:r w:rsidR="0082401F" w:rsidRPr="0082401F">
        <w:rPr>
          <w:rFonts w:cs="Times New Roman"/>
          <w:sz w:val="24"/>
          <w:szCs w:val="24"/>
        </w:rPr>
        <w:t>management is still possible</w:t>
      </w:r>
      <w:r w:rsidR="0082401F">
        <w:rPr>
          <w:rFonts w:cs="Times New Roman"/>
          <w:sz w:val="24"/>
          <w:szCs w:val="24"/>
        </w:rPr>
        <w:t xml:space="preserve">” </w:t>
      </w:r>
      <w:r>
        <w:rPr>
          <w:rFonts w:cs="Times New Roman"/>
          <w:sz w:val="24"/>
          <w:szCs w:val="24"/>
        </w:rPr>
        <w:fldChar w:fldCharType="begin"/>
      </w:r>
      <w:r w:rsidR="00A92205">
        <w:rPr>
          <w:rFonts w:cs="Times New Roman"/>
          <w:sz w:val="24"/>
          <w:szCs w:val="24"/>
        </w:rPr>
        <w:instrText xml:space="preserve"> ADDIN EN.CITE &lt;EndNote&gt;&lt;Cite&gt;&lt;Author&gt;Guston&lt;/Author&gt;&lt;Year&gt;2014&lt;/Year&gt;&lt;RecNum&gt;82&lt;/RecNum&gt;&lt;DisplayText&gt;(Guston 2014)&lt;/DisplayText&gt;&lt;record&gt;&lt;rec-number&gt;82&lt;/rec-number&gt;&lt;foreign-keys&gt;&lt;key app="EN" db-id="2dza5d5rzv2ether0w9v00tzrt5ssz95sspe" timestamp="1785093815"&gt;82&lt;/key&gt;&lt;/foreign-keys&gt;&lt;ref-type name="Journal Article"&gt;17&lt;/ref-type&gt;&lt;contributors&gt;&lt;authors&gt;&lt;author&gt;Guston, David H&lt;/author&gt;&lt;/authors&gt;&lt;/contributors&gt;&lt;titles&gt;&lt;title&gt;Understanding ‘anticipatory governance’&lt;/title&gt;&lt;secondary-title&gt;Social Studies of Science&lt;/secondary-title&gt;&lt;/titles&gt;&lt;periodical&gt;&lt;full-title&gt;Social Studies of Science&lt;/full-title&gt;&lt;abbr-1&gt;Soc Stud Sci&lt;/abbr-1&gt;&lt;/periodical&gt;&lt;pages&gt;218-242&lt;/pages&gt;&lt;volume&gt;44&lt;/volume&gt;&lt;number&gt;2&lt;/number&gt;&lt;keywords&gt;&lt;keyword&gt;anticipatory governance, emerging technologies, foresight, nanotechnology, public engagement, responsible innovation&lt;/keyword&gt;&lt;/keywords&gt;&lt;dates&gt;&lt;year&gt;2014&lt;/year&gt;&lt;/dates&gt;&lt;accession-num&gt;24941612&lt;/accession-num&gt;&lt;urls&gt;&lt;related-urls&gt;&lt;url&gt;https://journals.sagepub.com/doi/abs/10.1177/0306312713508669&lt;/url&gt;&lt;/related-urls&gt;&lt;/urls&gt;&lt;electronic-resource-num&gt;https://doi.org/10.1177/0306312713508669&lt;/electronic-resource-num&gt;&lt;/record&gt;&lt;/Cite&gt;&lt;/EndNote&gt;</w:instrText>
      </w:r>
      <w:r>
        <w:rPr>
          <w:rFonts w:cs="Times New Roman"/>
          <w:sz w:val="24"/>
          <w:szCs w:val="24"/>
        </w:rPr>
        <w:fldChar w:fldCharType="separate"/>
      </w:r>
      <w:r>
        <w:rPr>
          <w:rFonts w:cs="Times New Roman"/>
          <w:noProof/>
          <w:sz w:val="24"/>
          <w:szCs w:val="24"/>
        </w:rPr>
        <w:t>(Guston 2014)</w:t>
      </w:r>
      <w:r>
        <w:rPr>
          <w:rFonts w:cs="Times New Roman"/>
          <w:sz w:val="24"/>
          <w:szCs w:val="24"/>
        </w:rPr>
        <w:fldChar w:fldCharType="end"/>
      </w:r>
      <w:r w:rsidR="0082401F">
        <w:rPr>
          <w:rFonts w:cs="Times New Roman"/>
          <w:sz w:val="24"/>
          <w:szCs w:val="24"/>
        </w:rPr>
        <w:t xml:space="preserve">, </w:t>
      </w:r>
      <w:r w:rsidR="00605861" w:rsidRPr="00DE6E9E">
        <w:rPr>
          <w:rFonts w:cs="Times New Roman"/>
          <w:sz w:val="24"/>
          <w:szCs w:val="24"/>
        </w:rPr>
        <w:t>emphasizes preparation,</w:t>
      </w:r>
      <w:r w:rsidR="00693C49">
        <w:rPr>
          <w:rFonts w:cs="Times New Roman"/>
          <w:sz w:val="24"/>
          <w:szCs w:val="24"/>
        </w:rPr>
        <w:t xml:space="preserve"> foresight,</w:t>
      </w:r>
      <w:r w:rsidR="00BC65A3">
        <w:rPr>
          <w:rFonts w:cs="Times New Roman"/>
          <w:sz w:val="24"/>
          <w:szCs w:val="24"/>
        </w:rPr>
        <w:t xml:space="preserve"> responsiveness,</w:t>
      </w:r>
      <w:r w:rsidR="00605861" w:rsidRPr="00DE6E9E">
        <w:rPr>
          <w:rFonts w:cs="Times New Roman"/>
          <w:sz w:val="24"/>
          <w:szCs w:val="24"/>
        </w:rPr>
        <w:t xml:space="preserve"> </w:t>
      </w:r>
      <w:r w:rsidR="00BC65A3">
        <w:rPr>
          <w:rFonts w:cs="Times New Roman"/>
          <w:sz w:val="24"/>
          <w:szCs w:val="24"/>
        </w:rPr>
        <w:t>adaptability</w:t>
      </w:r>
      <w:r w:rsidR="00605861" w:rsidRPr="00DE6E9E">
        <w:rPr>
          <w:rFonts w:cs="Times New Roman"/>
          <w:sz w:val="24"/>
          <w:szCs w:val="24"/>
        </w:rPr>
        <w:t xml:space="preserve">, and institutional learning under deep uncertainty. </w:t>
      </w:r>
      <w:r w:rsidR="00376815">
        <w:rPr>
          <w:rFonts w:cs="Times New Roman"/>
          <w:sz w:val="24"/>
          <w:szCs w:val="24"/>
        </w:rPr>
        <w:t xml:space="preserve"> </w:t>
      </w:r>
      <w:r w:rsidR="00A43664">
        <w:rPr>
          <w:rFonts w:cs="Times New Roman"/>
          <w:sz w:val="24"/>
          <w:szCs w:val="24"/>
        </w:rPr>
        <w:t>Through</w:t>
      </w:r>
      <w:r w:rsidR="008F496E">
        <w:rPr>
          <w:rFonts w:cs="Times New Roman"/>
          <w:sz w:val="24"/>
          <w:szCs w:val="24"/>
        </w:rPr>
        <w:t xml:space="preserve"> e</w:t>
      </w:r>
      <w:r w:rsidRPr="00DE6E9E">
        <w:rPr>
          <w:rFonts w:cs="Times New Roman"/>
          <w:sz w:val="24"/>
          <w:szCs w:val="24"/>
        </w:rPr>
        <w:t>xploratory model</w:t>
      </w:r>
      <w:r w:rsidR="00095480">
        <w:rPr>
          <w:rFonts w:cs="Times New Roman"/>
          <w:sz w:val="24"/>
          <w:szCs w:val="24"/>
        </w:rPr>
        <w:t>ing</w:t>
      </w:r>
      <w:r w:rsidR="008F496E">
        <w:rPr>
          <w:rFonts w:cs="Times New Roman"/>
          <w:sz w:val="24"/>
          <w:szCs w:val="24"/>
        </w:rPr>
        <w:t>,</w:t>
      </w:r>
      <w:r w:rsidR="00894DF8">
        <w:rPr>
          <w:rFonts w:cs="Times New Roman"/>
          <w:sz w:val="24"/>
          <w:szCs w:val="24"/>
        </w:rPr>
        <w:t xml:space="preserve"> which is</w:t>
      </w:r>
      <w:r w:rsidR="008F496E">
        <w:rPr>
          <w:rFonts w:cs="Times New Roman"/>
          <w:sz w:val="24"/>
          <w:szCs w:val="24"/>
        </w:rPr>
        <w:t xml:space="preserve"> </w:t>
      </w:r>
      <w:r w:rsidRPr="00DE6E9E">
        <w:rPr>
          <w:rFonts w:cs="Times New Roman"/>
          <w:sz w:val="24"/>
          <w:szCs w:val="24"/>
        </w:rPr>
        <w:t xml:space="preserve">most useful when </w:t>
      </w:r>
      <w:r w:rsidR="00095480">
        <w:rPr>
          <w:rFonts w:cs="Times New Roman"/>
          <w:sz w:val="24"/>
          <w:szCs w:val="24"/>
        </w:rPr>
        <w:t>it</w:t>
      </w:r>
      <w:r w:rsidRPr="00DE6E9E">
        <w:rPr>
          <w:rFonts w:cs="Times New Roman"/>
          <w:sz w:val="24"/>
          <w:szCs w:val="24"/>
        </w:rPr>
        <w:t xml:space="preserve"> clarif</w:t>
      </w:r>
      <w:r w:rsidR="00095480">
        <w:rPr>
          <w:rFonts w:cs="Times New Roman"/>
          <w:sz w:val="24"/>
          <w:szCs w:val="24"/>
        </w:rPr>
        <w:t>ies</w:t>
      </w:r>
      <w:r w:rsidRPr="00DE6E9E">
        <w:rPr>
          <w:rFonts w:cs="Times New Roman"/>
          <w:sz w:val="24"/>
          <w:szCs w:val="24"/>
        </w:rPr>
        <w:t xml:space="preserve"> choices rather than </w:t>
      </w:r>
      <w:r w:rsidR="007A6AE2" w:rsidRPr="00DE6E9E">
        <w:rPr>
          <w:rFonts w:cs="Times New Roman"/>
          <w:sz w:val="24"/>
          <w:szCs w:val="24"/>
        </w:rPr>
        <w:t>present</w:t>
      </w:r>
      <w:r w:rsidR="007A6AE2">
        <w:rPr>
          <w:rFonts w:cs="Times New Roman"/>
          <w:sz w:val="24"/>
          <w:szCs w:val="24"/>
        </w:rPr>
        <w:t>ing</w:t>
      </w:r>
      <w:r w:rsidR="007A6AE2" w:rsidRPr="00DE6E9E">
        <w:rPr>
          <w:rFonts w:cs="Times New Roman"/>
          <w:sz w:val="24"/>
          <w:szCs w:val="24"/>
        </w:rPr>
        <w:t xml:space="preserve"> </w:t>
      </w:r>
      <w:r w:rsidRPr="00DE6E9E">
        <w:rPr>
          <w:rFonts w:cs="Times New Roman"/>
          <w:sz w:val="24"/>
          <w:szCs w:val="24"/>
        </w:rPr>
        <w:t>a single forecast</w:t>
      </w:r>
      <w:r w:rsidR="00A43664">
        <w:rPr>
          <w:rFonts w:cs="Times New Roman"/>
          <w:sz w:val="24"/>
          <w:szCs w:val="24"/>
        </w:rPr>
        <w:t xml:space="preserve">, </w:t>
      </w:r>
      <w:r w:rsidR="00BE1B50">
        <w:rPr>
          <w:rFonts w:cs="Times New Roman"/>
          <w:sz w:val="24"/>
          <w:szCs w:val="24"/>
        </w:rPr>
        <w:t>we have demonstrated</w:t>
      </w:r>
      <w:r w:rsidR="00A43664">
        <w:rPr>
          <w:rFonts w:cs="Times New Roman"/>
          <w:sz w:val="24"/>
          <w:szCs w:val="24"/>
        </w:rPr>
        <w:t xml:space="preserve"> how science can </w:t>
      </w:r>
      <w:r w:rsidR="00E53591">
        <w:rPr>
          <w:rFonts w:cs="Times New Roman"/>
          <w:sz w:val="24"/>
          <w:szCs w:val="24"/>
        </w:rPr>
        <w:t>support</w:t>
      </w:r>
      <w:r w:rsidR="00A43664">
        <w:rPr>
          <w:rFonts w:cs="Times New Roman"/>
          <w:sz w:val="24"/>
          <w:szCs w:val="24"/>
        </w:rPr>
        <w:t xml:space="preserve"> anticipatory urban planning and governance</w:t>
      </w:r>
      <w:r w:rsidRPr="00DE6E9E">
        <w:rPr>
          <w:rFonts w:cs="Times New Roman"/>
          <w:sz w:val="24"/>
          <w:szCs w:val="24"/>
        </w:rPr>
        <w:t>.</w:t>
      </w:r>
      <w:r w:rsidR="006E3A90">
        <w:rPr>
          <w:rFonts w:cs="Times New Roman"/>
          <w:sz w:val="24"/>
          <w:szCs w:val="24"/>
        </w:rPr>
        <w:t xml:space="preserve">  Specifically, our</w:t>
      </w:r>
      <w:r w:rsidR="008F4506">
        <w:rPr>
          <w:rFonts w:cs="Times New Roman"/>
          <w:sz w:val="24"/>
          <w:szCs w:val="24"/>
        </w:rPr>
        <w:t xml:space="preserve"> </w:t>
      </w:r>
      <w:r w:rsidR="00A53B67">
        <w:rPr>
          <w:rFonts w:cs="Times New Roman"/>
          <w:sz w:val="24"/>
          <w:szCs w:val="24"/>
        </w:rPr>
        <w:t>results</w:t>
      </w:r>
      <w:r w:rsidR="008F4506">
        <w:rPr>
          <w:rFonts w:cs="Times New Roman"/>
          <w:sz w:val="24"/>
          <w:szCs w:val="24"/>
        </w:rPr>
        <w:t xml:space="preserve"> can help</w:t>
      </w:r>
      <w:r w:rsidRPr="00DE6E9E">
        <w:rPr>
          <w:rFonts w:cs="Times New Roman"/>
          <w:sz w:val="24"/>
          <w:szCs w:val="24"/>
        </w:rPr>
        <w:t xml:space="preserve"> decision makers </w:t>
      </w:r>
      <w:r w:rsidR="008A33E1">
        <w:rPr>
          <w:rFonts w:cs="Times New Roman"/>
          <w:sz w:val="24"/>
          <w:szCs w:val="24"/>
        </w:rPr>
        <w:t xml:space="preserve">in the PMA </w:t>
      </w:r>
      <w:r w:rsidR="00A53B67">
        <w:rPr>
          <w:rFonts w:cs="Times New Roman"/>
          <w:sz w:val="24"/>
          <w:szCs w:val="24"/>
        </w:rPr>
        <w:t>better understand</w:t>
      </w:r>
      <w:r w:rsidRPr="00DE6E9E">
        <w:rPr>
          <w:rFonts w:cs="Times New Roman"/>
          <w:sz w:val="24"/>
          <w:szCs w:val="24"/>
        </w:rPr>
        <w:t xml:space="preserve"> how </w:t>
      </w:r>
      <w:r w:rsidR="00A53B67">
        <w:rPr>
          <w:rFonts w:cs="Times New Roman"/>
          <w:sz w:val="24"/>
          <w:szCs w:val="24"/>
        </w:rPr>
        <w:t>different</w:t>
      </w:r>
      <w:r w:rsidRPr="00DE6E9E">
        <w:rPr>
          <w:rFonts w:cs="Times New Roman"/>
          <w:sz w:val="24"/>
          <w:szCs w:val="24"/>
        </w:rPr>
        <w:t xml:space="preserve"> </w:t>
      </w:r>
      <w:r w:rsidR="000115AA">
        <w:rPr>
          <w:rFonts w:cs="Times New Roman"/>
          <w:sz w:val="24"/>
          <w:szCs w:val="24"/>
        </w:rPr>
        <w:t>standards for groundwater sustainability</w:t>
      </w:r>
      <w:r w:rsidR="00A53B67">
        <w:rPr>
          <w:rFonts w:cs="Times New Roman"/>
          <w:sz w:val="24"/>
          <w:szCs w:val="24"/>
        </w:rPr>
        <w:t xml:space="preserve"> and </w:t>
      </w:r>
      <w:r w:rsidR="00095480">
        <w:rPr>
          <w:rFonts w:cs="Times New Roman"/>
          <w:sz w:val="24"/>
          <w:szCs w:val="24"/>
        </w:rPr>
        <w:t>climate</w:t>
      </w:r>
      <w:r w:rsidR="00A53B67">
        <w:rPr>
          <w:rFonts w:cs="Times New Roman"/>
          <w:sz w:val="24"/>
          <w:szCs w:val="24"/>
        </w:rPr>
        <w:t xml:space="preserve"> change could affect the growth frontier and how</w:t>
      </w:r>
      <w:r w:rsidR="00095480">
        <w:rPr>
          <w:rFonts w:cs="Times New Roman"/>
          <w:sz w:val="24"/>
          <w:szCs w:val="24"/>
        </w:rPr>
        <w:t xml:space="preserve"> policy </w:t>
      </w:r>
      <w:r w:rsidR="00A53B67">
        <w:rPr>
          <w:rFonts w:cs="Times New Roman"/>
          <w:sz w:val="24"/>
          <w:szCs w:val="24"/>
        </w:rPr>
        <w:t>interventions</w:t>
      </w:r>
      <w:r w:rsidRPr="00DE6E9E">
        <w:rPr>
          <w:rFonts w:cs="Times New Roman"/>
          <w:sz w:val="24"/>
          <w:szCs w:val="24"/>
        </w:rPr>
        <w:t xml:space="preserve"> </w:t>
      </w:r>
      <w:r w:rsidR="008A33E1">
        <w:rPr>
          <w:rFonts w:cs="Times New Roman"/>
          <w:sz w:val="24"/>
          <w:szCs w:val="24"/>
        </w:rPr>
        <w:t>could</w:t>
      </w:r>
      <w:r w:rsidR="00095480">
        <w:rPr>
          <w:rFonts w:cs="Times New Roman"/>
          <w:sz w:val="24"/>
          <w:szCs w:val="24"/>
        </w:rPr>
        <w:t xml:space="preserve"> </w:t>
      </w:r>
      <w:r w:rsidR="008A33E1">
        <w:rPr>
          <w:rFonts w:cs="Times New Roman"/>
          <w:sz w:val="24"/>
          <w:szCs w:val="24"/>
        </w:rPr>
        <w:t xml:space="preserve">reduce the </w:t>
      </w:r>
      <w:r w:rsidR="001914EC">
        <w:rPr>
          <w:rFonts w:cs="Times New Roman"/>
          <w:sz w:val="24"/>
          <w:szCs w:val="24"/>
        </w:rPr>
        <w:t xml:space="preserve">anticipated </w:t>
      </w:r>
      <w:r w:rsidR="008A33E1">
        <w:rPr>
          <w:rFonts w:cs="Times New Roman"/>
          <w:sz w:val="24"/>
          <w:szCs w:val="24"/>
        </w:rPr>
        <w:t>risk of water shortage and enhance urban sustainability in the region</w:t>
      </w:r>
      <w:r w:rsidR="00144D7D">
        <w:rPr>
          <w:rFonts w:cs="Times New Roman"/>
          <w:sz w:val="24"/>
          <w:szCs w:val="24"/>
        </w:rPr>
        <w:t>.</w:t>
      </w:r>
      <w:r w:rsidR="008610FE">
        <w:rPr>
          <w:rFonts w:cs="Times New Roman"/>
          <w:sz w:val="24"/>
          <w:szCs w:val="24"/>
        </w:rPr>
        <w:t xml:space="preserve">  </w:t>
      </w:r>
    </w:p>
    <w:p w14:paraId="15F0A9B1" w14:textId="404A66DD" w:rsidR="00DE6E9E" w:rsidRPr="00DE6E9E" w:rsidRDefault="003C05F6" w:rsidP="003B3CA9">
      <w:pPr>
        <w:adjustRightInd w:val="0"/>
        <w:snapToGrid w:val="0"/>
        <w:spacing w:after="0" w:line="360" w:lineRule="auto"/>
        <w:ind w:firstLine="720"/>
      </w:pPr>
      <w:r w:rsidRPr="00DE6E9E">
        <w:rPr>
          <w:rFonts w:cs="Times New Roman"/>
          <w:sz w:val="24"/>
          <w:szCs w:val="24"/>
        </w:rPr>
        <w:t xml:space="preserve">The broader relevance of </w:t>
      </w:r>
      <w:r w:rsidR="00437423">
        <w:rPr>
          <w:rFonts w:cs="Times New Roman"/>
          <w:sz w:val="24"/>
          <w:szCs w:val="24"/>
        </w:rPr>
        <w:t>our study</w:t>
      </w:r>
      <w:r w:rsidRPr="00DE6E9E">
        <w:rPr>
          <w:rFonts w:cs="Times New Roman"/>
          <w:sz w:val="24"/>
          <w:szCs w:val="24"/>
        </w:rPr>
        <w:t xml:space="preserve"> is </w:t>
      </w:r>
      <w:r w:rsidR="00437423">
        <w:rPr>
          <w:rFonts w:cs="Times New Roman"/>
          <w:sz w:val="24"/>
          <w:szCs w:val="24"/>
        </w:rPr>
        <w:t xml:space="preserve">more </w:t>
      </w:r>
      <w:r w:rsidRPr="00DE6E9E">
        <w:rPr>
          <w:rFonts w:cs="Times New Roman"/>
          <w:sz w:val="24"/>
          <w:szCs w:val="24"/>
        </w:rPr>
        <w:t xml:space="preserve">methodological than </w:t>
      </w:r>
      <w:r w:rsidR="004B216C">
        <w:rPr>
          <w:rFonts w:cs="Times New Roman"/>
          <w:sz w:val="24"/>
          <w:szCs w:val="24"/>
        </w:rPr>
        <w:t>factual</w:t>
      </w:r>
      <w:r w:rsidR="00EE4CA6">
        <w:rPr>
          <w:rFonts w:cs="Times New Roman"/>
          <w:sz w:val="24"/>
          <w:szCs w:val="24"/>
        </w:rPr>
        <w:t>.  B</w:t>
      </w:r>
      <w:r w:rsidR="004B216C">
        <w:rPr>
          <w:rFonts w:cs="Times New Roman"/>
          <w:sz w:val="24"/>
          <w:szCs w:val="24"/>
        </w:rPr>
        <w:t>ecause w</w:t>
      </w:r>
      <w:r w:rsidRPr="00DE6E9E">
        <w:rPr>
          <w:rFonts w:cs="Times New Roman"/>
          <w:sz w:val="24"/>
          <w:szCs w:val="24"/>
        </w:rPr>
        <w:t>ater rights, infrastructure, aquifers, institutions, and governance arrangements are place-specific</w:t>
      </w:r>
      <w:r w:rsidR="00EE4CA6">
        <w:rPr>
          <w:rFonts w:cs="Times New Roman"/>
          <w:sz w:val="24"/>
          <w:szCs w:val="24"/>
        </w:rPr>
        <w:t xml:space="preserve">, </w:t>
      </w:r>
      <w:r w:rsidRPr="00DE6E9E">
        <w:rPr>
          <w:rFonts w:cs="Times New Roman"/>
          <w:sz w:val="24"/>
          <w:szCs w:val="24"/>
        </w:rPr>
        <w:t>WaterSim5 cannot be transferred directly to another city without substantial</w:t>
      </w:r>
      <w:r w:rsidR="00437423">
        <w:rPr>
          <w:rFonts w:cs="Times New Roman"/>
          <w:sz w:val="24"/>
          <w:szCs w:val="24"/>
        </w:rPr>
        <w:t xml:space="preserve"> localization </w:t>
      </w:r>
      <w:r w:rsidR="00241A27">
        <w:rPr>
          <w:rFonts w:cs="Times New Roman"/>
          <w:sz w:val="24"/>
          <w:szCs w:val="24"/>
        </w:rPr>
        <w:t xml:space="preserve">and reparameterization </w:t>
      </w:r>
      <w:r>
        <w:rPr>
          <w:rFonts w:cs="Times New Roman"/>
          <w:sz w:val="24"/>
          <w:szCs w:val="24"/>
        </w:rPr>
        <w:fldChar w:fldCharType="begin"/>
      </w:r>
      <w:r w:rsidR="00A92205">
        <w:rPr>
          <w:rFonts w:cs="Times New Roman"/>
          <w:sz w:val="24"/>
          <w:szCs w:val="24"/>
        </w:rPr>
        <w:instrText xml:space="preserve"> ADDIN EN.CITE &lt;EndNote&gt;&lt;Cite&gt;&lt;Author&gt;Sampson&lt;/Author&gt;&lt;Year&gt;2016&lt;/Year&gt;&lt;RecNum&gt;67&lt;/RecNum&gt;&lt;DisplayText&gt;(Sampson et al. 2016)&lt;/DisplayText&gt;&lt;record&gt;&lt;rec-number&gt;67&lt;/rec-number&gt;&lt;foreign-keys&gt;&lt;key app="EN" db-id="2dza5d5rzv2ether0w9v00tzrt5ssz95sspe" timestamp="1784572662"&gt;67&lt;/key&gt;&lt;/foreign-keys&gt;&lt;ref-type name="Journal Article"&gt;17&lt;/ref-type&gt;&lt;contributors&gt;&lt;authors&gt;&lt;author&gt;Sampson, D. A.&lt;/author&gt;&lt;author&gt;Quay, R.&lt;/author&gt;&lt;author&gt;White, D. D.&lt;/author&gt;&lt;/authors&gt;&lt;/contributors&gt;&lt;titles&gt;&lt;title&gt;Anticipatory modeling for water supply sustainability in Phoenix, Arizona&lt;/title&gt;&lt;secondary-title&gt;Environmental Science &amp;amp; Policy&lt;/secondary-title&gt;&lt;/titles&gt;&lt;periodical&gt;&lt;full-title&gt;Environmental Science &amp;amp; Policy&lt;/full-title&gt;&lt;abbr-1&gt;Environ Sci Policy&lt;/abbr-1&gt;&lt;/periodical&gt;&lt;pages&gt;36-46&lt;/pages&gt;&lt;volume&gt;55&lt;/volume&gt;&lt;number&gt;P1&lt;/number&gt;&lt;dates&gt;&lt;year&gt;2016&lt;/year&gt;&lt;/dates&gt;&lt;work-type&gt;Article&lt;/work-type&gt;&lt;urls&gt;&lt;related-urls&gt;&lt;url&gt;https://www.scopus.com/inward/record.uri?eid=2-s2.0-84941763247&amp;amp;doi=10.1016%2fj.envsci.2015.08.014&amp;amp;partnerID=40&amp;amp;md5=c494e1cbcd73ccf4ddf575ff62d30719&lt;/url&gt;&lt;/related-urls&gt;&lt;/urls&gt;&lt;electronic-resource-num&gt;https://doi.org/10.1016/j.envsci.2015.08.014&lt;/electronic-resource-num&gt;&lt;remote-database-name&gt;Scopus&lt;/remote-database-name&gt;&lt;/record&gt;&lt;/Cite&gt;&lt;/EndNote&gt;</w:instrText>
      </w:r>
      <w:r>
        <w:rPr>
          <w:rFonts w:cs="Times New Roman"/>
          <w:sz w:val="24"/>
          <w:szCs w:val="24"/>
        </w:rPr>
        <w:fldChar w:fldCharType="separate"/>
      </w:r>
      <w:r>
        <w:rPr>
          <w:rFonts w:cs="Times New Roman"/>
          <w:noProof/>
          <w:sz w:val="24"/>
          <w:szCs w:val="24"/>
        </w:rPr>
        <w:t>(Sampson et al. 2016)</w:t>
      </w:r>
      <w:r>
        <w:rPr>
          <w:rFonts w:cs="Times New Roman"/>
          <w:sz w:val="24"/>
          <w:szCs w:val="24"/>
        </w:rPr>
        <w:fldChar w:fldCharType="end"/>
      </w:r>
      <w:r>
        <w:rPr>
          <w:rFonts w:cs="Times New Roman"/>
          <w:sz w:val="24"/>
          <w:szCs w:val="24"/>
        </w:rPr>
        <w:t xml:space="preserve">. </w:t>
      </w:r>
      <w:r w:rsidR="00185CDF">
        <w:rPr>
          <w:rFonts w:cs="Times New Roman"/>
          <w:sz w:val="24"/>
          <w:szCs w:val="24"/>
        </w:rPr>
        <w:t xml:space="preserve"> </w:t>
      </w:r>
      <w:r w:rsidR="00AA0F5E" w:rsidRPr="00DE6E9E">
        <w:rPr>
          <w:rFonts w:cs="Times New Roman"/>
          <w:sz w:val="24"/>
          <w:szCs w:val="24"/>
        </w:rPr>
        <w:t xml:space="preserve">Nevertheless, </w:t>
      </w:r>
      <w:r w:rsidR="00AA0F5E">
        <w:rPr>
          <w:rFonts w:cs="Times New Roman"/>
          <w:sz w:val="24"/>
          <w:szCs w:val="24"/>
        </w:rPr>
        <w:t>because most sustainability challenges facing</w:t>
      </w:r>
      <w:r w:rsidR="00AA0F5E" w:rsidRPr="00DE6E9E">
        <w:rPr>
          <w:rFonts w:cs="Times New Roman"/>
          <w:sz w:val="24"/>
          <w:szCs w:val="24"/>
        </w:rPr>
        <w:t xml:space="preserve"> dryland cities</w:t>
      </w:r>
      <w:r w:rsidR="00AA0F5E">
        <w:rPr>
          <w:rFonts w:cs="Times New Roman"/>
          <w:sz w:val="24"/>
          <w:szCs w:val="24"/>
        </w:rPr>
        <w:t xml:space="preserve"> around the world are often related to water scarcity </w:t>
      </w:r>
      <w:r w:rsidR="00AA0F5E">
        <w:rPr>
          <w:rFonts w:cs="Times New Roman"/>
          <w:sz w:val="24"/>
          <w:szCs w:val="24"/>
        </w:rPr>
        <w:fldChar w:fldCharType="begin">
          <w:fldData xml:space="preserve">PEVuZE5vdGU+PENpdGU+PEF1dGhvcj5MaXU8L0F1dGhvcj48WWVhcj4yMDIyPC9ZZWFyPjxSZWNO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</w:fldData>
        </w:fldChar>
      </w:r>
      <w:r w:rsidR="00140B35">
        <w:rPr>
          <w:rFonts w:cs="Times New Roman"/>
          <w:sz w:val="24"/>
          <w:szCs w:val="24"/>
        </w:rPr>
        <w:instrText xml:space="preserve"> ADDIN EN.CITE </w:instrText>
      </w:r>
      <w:r w:rsidR="00140B35">
        <w:rPr>
          <w:rFonts w:cs="Times New Roman"/>
          <w:sz w:val="24"/>
          <w:szCs w:val="24"/>
        </w:rPr>
        <w:fldChar w:fldCharType="begin">
          <w:fldData xml:space="preserve">PEVuZE5vdGU+PENpdGU+PEF1dGhvcj5MaXU8L0F1dGhvcj48WWVhcj4yMDIyPC9ZZWFyPjxSZWNO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</w:fldData>
        </w:fldChar>
      </w:r>
      <w:r w:rsidR="00140B35">
        <w:rPr>
          <w:rFonts w:cs="Times New Roman"/>
          <w:sz w:val="24"/>
          <w:szCs w:val="24"/>
        </w:rPr>
        <w:instrText xml:space="preserve"> ADDIN EN.CITE.DATA </w:instrText>
      </w:r>
      <w:r w:rsidR="00140B35">
        <w:rPr>
          <w:rFonts w:cs="Times New Roman"/>
          <w:sz w:val="24"/>
          <w:szCs w:val="24"/>
        </w:rPr>
      </w:r>
      <w:r w:rsidR="00140B35">
        <w:rPr>
          <w:rFonts w:cs="Times New Roman"/>
          <w:sz w:val="24"/>
          <w:szCs w:val="24"/>
        </w:rPr>
        <w:fldChar w:fldCharType="end"/>
      </w:r>
      <w:r w:rsidR="00AA0F5E">
        <w:rPr>
          <w:rFonts w:cs="Times New Roman"/>
          <w:sz w:val="24"/>
          <w:szCs w:val="24"/>
        </w:rPr>
      </w:r>
      <w:r w:rsidR="00AA0F5E">
        <w:rPr>
          <w:rFonts w:cs="Times New Roman"/>
          <w:sz w:val="24"/>
          <w:szCs w:val="24"/>
        </w:rPr>
        <w:fldChar w:fldCharType="separate"/>
      </w:r>
      <w:r w:rsidR="00E34329">
        <w:rPr>
          <w:rFonts w:cs="Times New Roman"/>
          <w:noProof/>
          <w:sz w:val="24"/>
          <w:szCs w:val="24"/>
        </w:rPr>
        <w:t>(Liu and Wu 2022b; Elouafi 2025; Jenerette 2025)</w:t>
      </w:r>
      <w:r w:rsidR="00AA0F5E">
        <w:rPr>
          <w:rFonts w:cs="Times New Roman"/>
          <w:sz w:val="24"/>
          <w:szCs w:val="24"/>
        </w:rPr>
        <w:fldChar w:fldCharType="end"/>
      </w:r>
      <w:r w:rsidR="00AA0F5E">
        <w:rPr>
          <w:rFonts w:cs="Times New Roman"/>
          <w:sz w:val="24"/>
          <w:szCs w:val="24"/>
        </w:rPr>
        <w:t>, these urban regions need to evaluate</w:t>
      </w:r>
      <w:r w:rsidR="00AA0F5E" w:rsidRPr="00DE6E9E">
        <w:rPr>
          <w:rFonts w:cs="Times New Roman"/>
          <w:sz w:val="24"/>
          <w:szCs w:val="24"/>
        </w:rPr>
        <w:t xml:space="preserve"> development expectations against uncertain water supplies</w:t>
      </w:r>
      <w:r w:rsidR="00AA0F5E">
        <w:rPr>
          <w:rFonts w:cs="Times New Roman"/>
          <w:sz w:val="24"/>
          <w:szCs w:val="24"/>
        </w:rPr>
        <w:t xml:space="preserve">.  These evaluations need to provide a </w:t>
      </w:r>
      <w:r w:rsidR="00AA0F5E" w:rsidRPr="00DE6E9E">
        <w:rPr>
          <w:rFonts w:cs="Times New Roman"/>
          <w:sz w:val="24"/>
          <w:szCs w:val="24"/>
        </w:rPr>
        <w:t>clear</w:t>
      </w:r>
      <w:r w:rsidR="00AA0F5E">
        <w:rPr>
          <w:rFonts w:cs="Times New Roman"/>
          <w:sz w:val="24"/>
          <w:szCs w:val="24"/>
        </w:rPr>
        <w:t xml:space="preserve"> indication of </w:t>
      </w:r>
      <w:r w:rsidR="00AA0F5E" w:rsidRPr="00DE6E9E">
        <w:rPr>
          <w:rFonts w:cs="Times New Roman"/>
          <w:sz w:val="24"/>
          <w:szCs w:val="24"/>
        </w:rPr>
        <w:t xml:space="preserve">how sustainability standards and policy portfolios jointly define </w:t>
      </w:r>
      <w:r w:rsidR="00AA0F5E">
        <w:rPr>
          <w:rFonts w:cs="Times New Roman"/>
          <w:sz w:val="24"/>
          <w:szCs w:val="24"/>
        </w:rPr>
        <w:t xml:space="preserve">growth </w:t>
      </w:r>
      <w:r w:rsidR="00AA0F5E" w:rsidRPr="00DE6E9E">
        <w:rPr>
          <w:rFonts w:cs="Times New Roman"/>
          <w:sz w:val="24"/>
          <w:szCs w:val="24"/>
        </w:rPr>
        <w:t>feasibility.</w:t>
      </w:r>
      <w:r w:rsidRPr="00DE6E9E">
        <w:rPr>
          <w:rFonts w:cs="Times New Roman"/>
          <w:sz w:val="24"/>
          <w:szCs w:val="24"/>
        </w:rPr>
        <w:t xml:space="preserve"> </w:t>
      </w:r>
      <w:r w:rsidR="00B6765F">
        <w:rPr>
          <w:rFonts w:cs="Times New Roman"/>
          <w:sz w:val="24"/>
          <w:szCs w:val="24"/>
        </w:rPr>
        <w:t xml:space="preserve"> </w:t>
      </w:r>
      <w:r w:rsidR="001D2B13">
        <w:rPr>
          <w:rFonts w:cs="Times New Roman"/>
          <w:sz w:val="24"/>
          <w:szCs w:val="24"/>
        </w:rPr>
        <w:t>As</w:t>
      </w:r>
      <w:r w:rsidR="001314AE" w:rsidRPr="001314AE">
        <w:rPr>
          <w:rFonts w:cs="Times New Roman"/>
          <w:sz w:val="24"/>
          <w:szCs w:val="24"/>
        </w:rPr>
        <w:t xml:space="preserve"> groundwater can buffer short-term water-supply shortages, its long-term </w:t>
      </w:r>
      <w:r w:rsidR="00977AF2">
        <w:rPr>
          <w:rFonts w:cs="Times New Roman"/>
          <w:sz w:val="24"/>
          <w:szCs w:val="24"/>
        </w:rPr>
        <w:t xml:space="preserve">availability is </w:t>
      </w:r>
      <w:r w:rsidR="0041582B">
        <w:rPr>
          <w:rFonts w:cs="Times New Roman"/>
          <w:sz w:val="24"/>
          <w:szCs w:val="24"/>
        </w:rPr>
        <w:t xml:space="preserve">generally </w:t>
      </w:r>
      <w:r w:rsidR="00963C5D">
        <w:rPr>
          <w:rFonts w:cs="Times New Roman"/>
          <w:sz w:val="24"/>
          <w:szCs w:val="24"/>
        </w:rPr>
        <w:t>considered</w:t>
      </w:r>
      <w:r w:rsidR="001314AE" w:rsidRPr="001314AE">
        <w:rPr>
          <w:rFonts w:cs="Times New Roman"/>
          <w:sz w:val="24"/>
          <w:szCs w:val="24"/>
        </w:rPr>
        <w:t xml:space="preserve"> a</w:t>
      </w:r>
      <w:r w:rsidR="00963C5D">
        <w:rPr>
          <w:rFonts w:cs="Times New Roman"/>
          <w:sz w:val="24"/>
          <w:szCs w:val="24"/>
        </w:rPr>
        <w:t xml:space="preserve"> key </w:t>
      </w:r>
      <w:r w:rsidR="001314AE" w:rsidRPr="001314AE">
        <w:rPr>
          <w:rFonts w:cs="Times New Roman"/>
          <w:sz w:val="24"/>
          <w:szCs w:val="24"/>
        </w:rPr>
        <w:t>indicator of urban water sustainability in dryland regions</w:t>
      </w:r>
      <w:r w:rsidR="006A38CD">
        <w:rPr>
          <w:rFonts w:cs="Times New Roman"/>
          <w:sz w:val="24"/>
          <w:szCs w:val="24"/>
        </w:rPr>
        <w:t xml:space="preserve">.  </w:t>
      </w:r>
      <w:bookmarkStart w:id="246" w:name="OLE_LINK2"/>
      <w:r w:rsidR="00B700DC">
        <w:rPr>
          <w:rFonts w:cs="Times New Roman"/>
          <w:sz w:val="24"/>
          <w:szCs w:val="24"/>
        </w:rPr>
        <w:t>T</w:t>
      </w:r>
      <w:r w:rsidR="00CD1D71" w:rsidRPr="00CD1D71">
        <w:rPr>
          <w:rFonts w:cs="Times New Roman"/>
          <w:sz w:val="24"/>
          <w:szCs w:val="24"/>
        </w:rPr>
        <w:t>he groundwater-constrained population growth frontier demonstrated in this study offers a potentially transferable framework for other dryland cities</w:t>
      </w:r>
      <w:bookmarkEnd w:id="246"/>
      <w:r w:rsidRPr="00DE6E9E">
        <w:rPr>
          <w:rFonts w:cs="Times New Roman"/>
          <w:sz w:val="24"/>
          <w:szCs w:val="24"/>
        </w:rPr>
        <w:t>.</w:t>
      </w:r>
    </w:p>
    <w:p w14:paraId="4CAABBA0" w14:textId="77777777" w:rsidR="00DE6E9E" w:rsidRPr="005F253E" w:rsidRDefault="003C05F6" w:rsidP="00FE6A65">
      <w:pPr>
        <w:pStyle w:val="Heading2"/>
      </w:pPr>
      <w:r w:rsidRPr="003B3CA9">
        <w:rPr>
          <w:rFonts w:eastAsiaTheme="minorEastAsia" w:cstheme="minorBidi"/>
          <w:color w:val="auto"/>
        </w:rPr>
        <w:t>4.5 Limitations and future research priorities</w:t>
      </w:r>
    </w:p>
    <w:p w14:paraId="4CECB82D" w14:textId="3E669169" w:rsidR="00EA7143" w:rsidRDefault="003C05F6" w:rsidP="00EA7143">
      <w:pPr>
        <w:adjustRightInd w:val="0"/>
        <w:snapToGrid w:val="0"/>
        <w:spacing w:after="0" w:line="360" w:lineRule="auto"/>
        <w:rPr>
          <w:rFonts w:cs="Times New Roman"/>
          <w:sz w:val="24"/>
          <w:szCs w:val="24"/>
        </w:rPr>
      </w:pPr>
      <w:r w:rsidRPr="00EA7143">
        <w:rPr>
          <w:rFonts w:cs="Times New Roman"/>
          <w:sz w:val="24"/>
          <w:szCs w:val="24"/>
        </w:rPr>
        <w:t>WaterSim5 is a deterministic model</w:t>
      </w:r>
      <w:r>
        <w:rPr>
          <w:rFonts w:cs="Times New Roman"/>
          <w:sz w:val="24"/>
          <w:szCs w:val="24"/>
        </w:rPr>
        <w:t>, and</w:t>
      </w:r>
      <w:r w:rsidRPr="00EA7143">
        <w:rPr>
          <w:rFonts w:cs="Times New Roman"/>
          <w:sz w:val="24"/>
          <w:szCs w:val="24"/>
        </w:rPr>
        <w:t xml:space="preserve"> the 24,300 designed scenarios </w:t>
      </w:r>
      <w:r w:rsidR="00196297">
        <w:rPr>
          <w:rFonts w:cs="Times New Roman"/>
          <w:sz w:val="24"/>
          <w:szCs w:val="24"/>
        </w:rPr>
        <w:t>are</w:t>
      </w:r>
      <w:r w:rsidR="00196297" w:rsidRPr="00EA7143">
        <w:rPr>
          <w:rFonts w:cs="Times New Roman"/>
          <w:sz w:val="24"/>
          <w:szCs w:val="24"/>
        </w:rPr>
        <w:t xml:space="preserve"> </w:t>
      </w:r>
      <w:r w:rsidRPr="00EA7143">
        <w:rPr>
          <w:rFonts w:cs="Times New Roman"/>
          <w:sz w:val="24"/>
          <w:szCs w:val="24"/>
        </w:rPr>
        <w:t>not independent observations</w:t>
      </w:r>
      <w:r>
        <w:rPr>
          <w:rFonts w:cs="Times New Roman"/>
          <w:sz w:val="24"/>
          <w:szCs w:val="24"/>
        </w:rPr>
        <w:t xml:space="preserve">.  Thus, </w:t>
      </w:r>
      <w:r w:rsidRPr="00EA7143">
        <w:rPr>
          <w:rFonts w:cs="Times New Roman"/>
          <w:sz w:val="24"/>
          <w:szCs w:val="24"/>
        </w:rPr>
        <w:t xml:space="preserve">their frequencies represented the modeled scenario space rather than real-world probabilities.  </w:t>
      </w:r>
      <w:r w:rsidR="00017FF3">
        <w:rPr>
          <w:rFonts w:cs="Times New Roman"/>
          <w:sz w:val="24"/>
          <w:szCs w:val="24"/>
        </w:rPr>
        <w:t>T</w:t>
      </w:r>
      <w:r w:rsidRPr="00EA7143">
        <w:rPr>
          <w:rFonts w:cs="Times New Roman"/>
          <w:sz w:val="24"/>
          <w:szCs w:val="24"/>
        </w:rPr>
        <w:t xml:space="preserve">he growth frontier identified the highest tested populations compatible </w:t>
      </w:r>
      <w:r w:rsidRPr="00EA7143">
        <w:rPr>
          <w:rFonts w:cs="Times New Roman"/>
          <w:sz w:val="24"/>
          <w:szCs w:val="24"/>
        </w:rPr>
        <w:lastRenderedPageBreak/>
        <w:t xml:space="preserve">with specified </w:t>
      </w:r>
      <w:r w:rsidR="00953DD1">
        <w:rPr>
          <w:rFonts w:cs="Times New Roman"/>
          <w:sz w:val="24"/>
          <w:szCs w:val="24"/>
        </w:rPr>
        <w:t>GSI levels</w:t>
      </w:r>
      <w:r w:rsidRPr="00EA7143">
        <w:rPr>
          <w:rFonts w:cs="Times New Roman"/>
          <w:sz w:val="24"/>
          <w:szCs w:val="24"/>
        </w:rPr>
        <w:t>, not demographic forecasts or evidence of economic, political, or social feasibility.</w:t>
      </w:r>
      <w:r w:rsidR="000F070C">
        <w:rPr>
          <w:rFonts w:cs="Times New Roman"/>
          <w:sz w:val="24"/>
          <w:szCs w:val="24"/>
        </w:rPr>
        <w:t xml:space="preserve">  </w:t>
      </w:r>
      <w:r w:rsidR="000F5FA5">
        <w:rPr>
          <w:rFonts w:cs="Times New Roman"/>
          <w:sz w:val="24"/>
          <w:szCs w:val="24"/>
        </w:rPr>
        <w:t xml:space="preserve">It should also be noted that this analysis evaluates GSI as a snapshot in 2060 and that attaining a given GSI value at that point does not imply that the same groundwater condition would persist in the decades that follow.  </w:t>
      </w:r>
      <w:r w:rsidRPr="00EA7143">
        <w:rPr>
          <w:rFonts w:cs="Times New Roman"/>
          <w:sz w:val="24"/>
          <w:szCs w:val="24"/>
        </w:rPr>
        <w:t xml:space="preserve">In addition, our climate design lumped changes in the Colorado and Salt-Verde River systems, with only two climate conditions up to 2060.  This choice limited the attribution and representation of longer-term hydroclimatic uncertainty.  Finally, our analysis focused on population and </w:t>
      </w:r>
      <w:r w:rsidR="00A9178F">
        <w:rPr>
          <w:rFonts w:cs="Times New Roman"/>
          <w:sz w:val="24"/>
          <w:szCs w:val="24"/>
        </w:rPr>
        <w:t>GSI</w:t>
      </w:r>
      <w:r w:rsidRPr="00EA7143">
        <w:rPr>
          <w:rFonts w:cs="Times New Roman"/>
          <w:sz w:val="24"/>
          <w:szCs w:val="24"/>
        </w:rPr>
        <w:t xml:space="preserve"> without evaluating possible effects on agriculture, ecosystem services, energy use, infrastructure costs, livelihoods, or equity, </w:t>
      </w:r>
      <w:r w:rsidR="00E86B5C">
        <w:rPr>
          <w:rFonts w:cs="Times New Roman"/>
          <w:sz w:val="24"/>
          <w:szCs w:val="24"/>
        </w:rPr>
        <w:t xml:space="preserve">all of </w:t>
      </w:r>
      <w:r w:rsidRPr="00EA7143">
        <w:rPr>
          <w:rFonts w:cs="Times New Roman"/>
          <w:sz w:val="24"/>
          <w:szCs w:val="24"/>
        </w:rPr>
        <w:t xml:space="preserve">which are important to urban sustainability </w:t>
      </w:r>
      <w:r>
        <w:rPr>
          <w:rFonts w:cs="Times New Roman"/>
          <w:sz w:val="24"/>
          <w:szCs w:val="24"/>
        </w:rPr>
        <w:fldChar w:fldCharType="begin">
          <w:fldData xml:space="preserve">PEVuZE5vdGU+PENpdGU+PEF1dGhvcj5XdTwvQXV0aG9yPjxZZWFyPjIwMTQ8L1llYXI+PFJlY051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</w:fldData>
        </w:fldChar>
      </w:r>
      <w:r w:rsidR="00A92205">
        <w:rPr>
          <w:rFonts w:cs="Times New Roman"/>
          <w:sz w:val="24"/>
          <w:szCs w:val="24"/>
        </w:rPr>
        <w:instrText xml:space="preserve"> ADDIN EN.CITE </w:instrText>
      </w:r>
      <w:r w:rsidR="00A92205">
        <w:rPr>
          <w:rFonts w:cs="Times New Roman"/>
          <w:sz w:val="24"/>
          <w:szCs w:val="24"/>
        </w:rPr>
        <w:fldChar w:fldCharType="begin">
          <w:fldData xml:space="preserve">PEVuZE5vdGU+PENpdGU+PEF1dGhvcj5XdTwvQXV0aG9yPjxZZWFyPjIwMTQ8L1llYXI+PFJlY051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</w:fldData>
        </w:fldChar>
      </w:r>
      <w:r w:rsidR="00A92205">
        <w:rPr>
          <w:rFonts w:cs="Times New Roman"/>
          <w:sz w:val="24"/>
          <w:szCs w:val="24"/>
        </w:rPr>
        <w:instrText xml:space="preserve"> ADDIN EN.CITE.DATA </w:instrText>
      </w:r>
      <w:r w:rsidR="00A92205">
        <w:rPr>
          <w:rFonts w:cs="Times New Roman"/>
          <w:sz w:val="24"/>
          <w:szCs w:val="24"/>
        </w:rPr>
      </w:r>
      <w:r w:rsidR="00A92205">
        <w:rPr>
          <w:rFonts w:cs="Times New Roman"/>
          <w:sz w:val="24"/>
          <w:szCs w:val="24"/>
        </w:rPr>
        <w:fldChar w:fldCharType="separate"/>
      </w:r>
      <w:r w:rsidR="00A92205">
        <w:rPr>
          <w:rFonts w:cs="Times New Roman"/>
          <w:sz w:val="24"/>
          <w:szCs w:val="24"/>
        </w:rPr>
        <w:fldChar w:fldCharType="end"/>
      </w:r>
      <w:r>
        <w:rPr>
          <w:rFonts w:cs="Times New Roman"/>
          <w:sz w:val="24"/>
          <w:szCs w:val="24"/>
        </w:rPr>
      </w:r>
      <w:r>
        <w:rPr>
          <w:rFonts w:cs="Times New Roman"/>
          <w:sz w:val="24"/>
          <w:szCs w:val="24"/>
        </w:rPr>
        <w:fldChar w:fldCharType="separate"/>
      </w:r>
      <w:r w:rsidR="00D2313F">
        <w:rPr>
          <w:rFonts w:cs="Times New Roman"/>
          <w:noProof/>
          <w:sz w:val="24"/>
          <w:szCs w:val="24"/>
        </w:rPr>
        <w:t>(Wu 2014; Jenerette 2025)</w:t>
      </w:r>
      <w:r>
        <w:rPr>
          <w:rFonts w:cs="Times New Roman"/>
          <w:sz w:val="24"/>
          <w:szCs w:val="24"/>
        </w:rPr>
        <w:fldChar w:fldCharType="end"/>
      </w:r>
      <w:r>
        <w:rPr>
          <w:rFonts w:cs="Times New Roman"/>
          <w:sz w:val="24"/>
          <w:szCs w:val="24"/>
        </w:rPr>
        <w:t>.</w:t>
      </w:r>
    </w:p>
    <w:p w14:paraId="49576B8D" w14:textId="548EFA84" w:rsidR="008F573B" w:rsidRPr="00FC59DA" w:rsidRDefault="003C05F6" w:rsidP="00FE6A65">
      <w:pPr>
        <w:adjustRightInd w:val="0"/>
        <w:snapToGrid w:val="0"/>
        <w:spacing w:after="0" w:line="360" w:lineRule="auto"/>
        <w:ind w:firstLine="720"/>
        <w:rPr>
          <w:rFonts w:cs="Times New Roman"/>
          <w:sz w:val="24"/>
          <w:szCs w:val="24"/>
        </w:rPr>
      </w:pPr>
      <w:r>
        <w:rPr>
          <w:rFonts w:cs="Times New Roman"/>
          <w:sz w:val="24"/>
          <w:szCs w:val="24"/>
        </w:rPr>
        <w:t>F</w:t>
      </w:r>
      <w:r w:rsidR="007E5675" w:rsidRPr="007E5675">
        <w:rPr>
          <w:rFonts w:cs="Times New Roman"/>
          <w:sz w:val="24"/>
          <w:szCs w:val="24"/>
        </w:rPr>
        <w:t xml:space="preserve">uture </w:t>
      </w:r>
      <w:r w:rsidR="00835FF0">
        <w:rPr>
          <w:rFonts w:cs="Times New Roman"/>
          <w:sz w:val="24"/>
          <w:szCs w:val="24"/>
        </w:rPr>
        <w:t>studies</w:t>
      </w:r>
      <w:r w:rsidR="007E5675" w:rsidRPr="007E5675">
        <w:rPr>
          <w:rFonts w:cs="Times New Roman"/>
          <w:sz w:val="24"/>
          <w:szCs w:val="24"/>
        </w:rPr>
        <w:t xml:space="preserve"> should </w:t>
      </w:r>
      <w:r w:rsidR="005570B4">
        <w:rPr>
          <w:rFonts w:cs="Times New Roman"/>
          <w:sz w:val="24"/>
          <w:szCs w:val="24"/>
        </w:rPr>
        <w:t xml:space="preserve">aim to </w:t>
      </w:r>
      <w:r w:rsidR="005570B4" w:rsidRPr="007E5675">
        <w:rPr>
          <w:rFonts w:cs="Times New Roman"/>
          <w:sz w:val="24"/>
          <w:szCs w:val="24"/>
        </w:rPr>
        <w:t xml:space="preserve">distinguish main effects from interactions </w:t>
      </w:r>
      <w:r w:rsidR="005570B4">
        <w:rPr>
          <w:rFonts w:cs="Times New Roman"/>
          <w:sz w:val="24"/>
          <w:szCs w:val="24"/>
        </w:rPr>
        <w:t xml:space="preserve">of multiple </w:t>
      </w:r>
      <w:r w:rsidR="00835FF0">
        <w:rPr>
          <w:rFonts w:cs="Times New Roman"/>
          <w:sz w:val="24"/>
          <w:szCs w:val="24"/>
        </w:rPr>
        <w:t xml:space="preserve">environmental and socioeconomic </w:t>
      </w:r>
      <w:r w:rsidR="005570B4">
        <w:rPr>
          <w:rFonts w:cs="Times New Roman"/>
          <w:sz w:val="24"/>
          <w:szCs w:val="24"/>
        </w:rPr>
        <w:t>factors</w:t>
      </w:r>
      <w:r w:rsidR="00835FF0">
        <w:rPr>
          <w:rFonts w:cs="Times New Roman"/>
          <w:sz w:val="24"/>
          <w:szCs w:val="24"/>
        </w:rPr>
        <w:t xml:space="preserve">, with an emphasis on </w:t>
      </w:r>
      <w:r w:rsidR="005570B4" w:rsidRPr="007E5675">
        <w:rPr>
          <w:rFonts w:cs="Times New Roman"/>
          <w:sz w:val="24"/>
          <w:szCs w:val="24"/>
        </w:rPr>
        <w:t>explain</w:t>
      </w:r>
      <w:r w:rsidR="00835FF0">
        <w:rPr>
          <w:rFonts w:cs="Times New Roman"/>
          <w:sz w:val="24"/>
          <w:szCs w:val="24"/>
        </w:rPr>
        <w:t>ing</w:t>
      </w:r>
      <w:r w:rsidR="005570B4" w:rsidRPr="007E5675">
        <w:rPr>
          <w:rFonts w:cs="Times New Roman"/>
          <w:sz w:val="24"/>
          <w:szCs w:val="24"/>
        </w:rPr>
        <w:t xml:space="preserve"> non-monotonic patterns among </w:t>
      </w:r>
      <w:r w:rsidR="00835FF0">
        <w:rPr>
          <w:rFonts w:cs="Times New Roman"/>
          <w:sz w:val="24"/>
          <w:szCs w:val="24"/>
        </w:rPr>
        <w:t xml:space="preserve">the </w:t>
      </w:r>
      <w:r w:rsidR="005570B4" w:rsidRPr="007E5675">
        <w:rPr>
          <w:rFonts w:cs="Times New Roman"/>
          <w:sz w:val="24"/>
          <w:szCs w:val="24"/>
        </w:rPr>
        <w:t>qualifying scenarios</w:t>
      </w:r>
      <w:r w:rsidR="00835FF0">
        <w:rPr>
          <w:rFonts w:cs="Times New Roman"/>
          <w:sz w:val="24"/>
          <w:szCs w:val="24"/>
        </w:rPr>
        <w:t xml:space="preserve"> revealed in our study</w:t>
      </w:r>
      <w:r w:rsidR="00431A01">
        <w:rPr>
          <w:rFonts w:cs="Times New Roman"/>
          <w:sz w:val="24"/>
          <w:szCs w:val="24"/>
        </w:rPr>
        <w:t xml:space="preserve">.  This </w:t>
      </w:r>
      <w:r w:rsidR="00B17984">
        <w:rPr>
          <w:rFonts w:cs="Times New Roman"/>
          <w:sz w:val="24"/>
          <w:szCs w:val="24"/>
        </w:rPr>
        <w:t>may</w:t>
      </w:r>
      <w:r w:rsidR="00431A01">
        <w:rPr>
          <w:rFonts w:cs="Times New Roman"/>
          <w:sz w:val="24"/>
          <w:szCs w:val="24"/>
        </w:rPr>
        <w:t xml:space="preserve"> be done through </w:t>
      </w:r>
      <w:r w:rsidR="007E5675" w:rsidRPr="007E5675">
        <w:rPr>
          <w:rFonts w:cs="Times New Roman"/>
          <w:sz w:val="24"/>
          <w:szCs w:val="24"/>
        </w:rPr>
        <w:t>scenario-level analyses</w:t>
      </w:r>
      <w:r w:rsidR="00B701DE">
        <w:rPr>
          <w:rFonts w:cs="Times New Roman"/>
          <w:sz w:val="24"/>
          <w:szCs w:val="24"/>
        </w:rPr>
        <w:t>, such as</w:t>
      </w:r>
      <w:r w:rsidR="007E5675" w:rsidRPr="007E5675">
        <w:rPr>
          <w:rFonts w:cs="Times New Roman"/>
          <w:sz w:val="24"/>
          <w:szCs w:val="24"/>
        </w:rPr>
        <w:t xml:space="preserve"> variance decomposition, matched comparisons, and global sensitivity analysis</w:t>
      </w:r>
      <w:r w:rsidR="00B701DE">
        <w:rPr>
          <w:rFonts w:cs="Times New Roman"/>
          <w:sz w:val="24"/>
          <w:szCs w:val="24"/>
        </w:rPr>
        <w:t xml:space="preserve"> </w:t>
      </w:r>
      <w:r w:rsidR="00835FF0">
        <w:rPr>
          <w:rFonts w:cs="Times New Roman"/>
          <w:sz w:val="24"/>
          <w:szCs w:val="24"/>
        </w:rPr>
        <w:fldChar w:fldCharType="begin">
          <w:fldData xml:space="preserve">PEVuZE5vdGU+PENpdGU+PEF1dGhvcj5QaWFub3NpPC9BdXRob3I+PFllYXI+MjAxNjwvWWVhcj48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</w:fldData>
        </w:fldChar>
      </w:r>
      <w:r w:rsidR="00A92205">
        <w:rPr>
          <w:rFonts w:cs="Times New Roman"/>
          <w:sz w:val="24"/>
          <w:szCs w:val="24"/>
        </w:rPr>
        <w:instrText xml:space="preserve"> ADDIN EN.CITE </w:instrText>
      </w:r>
      <w:r w:rsidR="00A92205">
        <w:rPr>
          <w:rFonts w:cs="Times New Roman"/>
          <w:sz w:val="24"/>
          <w:szCs w:val="24"/>
        </w:rPr>
        <w:fldChar w:fldCharType="begin">
          <w:fldData xml:space="preserve">PEVuZE5vdGU+PENpdGU+PEF1dGhvcj5QaWFub3NpPC9BdXRob3I+PFllYXI+MjAxNjwvWWVhcj48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</w:fldData>
        </w:fldChar>
      </w:r>
      <w:r w:rsidR="00A92205">
        <w:rPr>
          <w:rFonts w:cs="Times New Roman"/>
          <w:sz w:val="24"/>
          <w:szCs w:val="24"/>
        </w:rPr>
        <w:instrText xml:space="preserve"> ADDIN EN.CITE.DATA </w:instrText>
      </w:r>
      <w:r w:rsidR="00A92205">
        <w:rPr>
          <w:rFonts w:cs="Times New Roman"/>
          <w:sz w:val="24"/>
          <w:szCs w:val="24"/>
        </w:rPr>
      </w:r>
      <w:r w:rsidR="00A92205">
        <w:rPr>
          <w:rFonts w:cs="Times New Roman"/>
          <w:sz w:val="24"/>
          <w:szCs w:val="24"/>
        </w:rPr>
        <w:fldChar w:fldCharType="separate"/>
      </w:r>
      <w:r w:rsidR="00A92205">
        <w:rPr>
          <w:rFonts w:cs="Times New Roman"/>
          <w:sz w:val="24"/>
          <w:szCs w:val="24"/>
        </w:rPr>
        <w:fldChar w:fldCharType="end"/>
      </w:r>
      <w:r w:rsidR="00835FF0">
        <w:rPr>
          <w:rFonts w:cs="Times New Roman"/>
          <w:sz w:val="24"/>
          <w:szCs w:val="24"/>
        </w:rPr>
      </w:r>
      <w:r w:rsidR="00835FF0">
        <w:rPr>
          <w:rFonts w:cs="Times New Roman"/>
          <w:sz w:val="24"/>
          <w:szCs w:val="24"/>
        </w:rPr>
        <w:fldChar w:fldCharType="separate"/>
      </w:r>
      <w:r w:rsidR="00D2313F">
        <w:rPr>
          <w:rFonts w:cs="Times New Roman"/>
          <w:noProof/>
          <w:sz w:val="24"/>
          <w:szCs w:val="24"/>
        </w:rPr>
        <w:t>(Pianosi et al. 2016; Liu and Wu 2022a)</w:t>
      </w:r>
      <w:r w:rsidR="00835FF0">
        <w:rPr>
          <w:rFonts w:cs="Times New Roman"/>
          <w:sz w:val="24"/>
          <w:szCs w:val="24"/>
        </w:rPr>
        <w:fldChar w:fldCharType="end"/>
      </w:r>
      <w:r w:rsidR="007E5675" w:rsidRPr="007E5675">
        <w:rPr>
          <w:rFonts w:cs="Times New Roman"/>
          <w:sz w:val="24"/>
          <w:szCs w:val="24"/>
        </w:rPr>
        <w:t xml:space="preserve">. </w:t>
      </w:r>
      <w:r w:rsidR="00B701DE">
        <w:rPr>
          <w:rFonts w:cs="Times New Roman"/>
          <w:sz w:val="24"/>
          <w:szCs w:val="24"/>
        </w:rPr>
        <w:t xml:space="preserve"> </w:t>
      </w:r>
      <w:r w:rsidR="007D08D3">
        <w:rPr>
          <w:rFonts w:cs="Times New Roman"/>
          <w:sz w:val="24"/>
          <w:szCs w:val="24"/>
        </w:rPr>
        <w:t>Broader scenario ensembles should also be explored, incorporating multiple hydrologic traces and drought sequences, separating the effects of the Colorado and Salt-Verde River systems, and extending</w:t>
      </w:r>
      <w:r w:rsidR="007E5675" w:rsidRPr="007E5675">
        <w:rPr>
          <w:rFonts w:cs="Times New Roman"/>
          <w:sz w:val="24"/>
          <w:szCs w:val="24"/>
        </w:rPr>
        <w:t xml:space="preserve"> </w:t>
      </w:r>
      <w:r w:rsidR="00C25952">
        <w:rPr>
          <w:rFonts w:cs="Times New Roman"/>
          <w:sz w:val="24"/>
          <w:szCs w:val="24"/>
        </w:rPr>
        <w:t xml:space="preserve">the study </w:t>
      </w:r>
      <w:r w:rsidR="007E5675" w:rsidRPr="007E5675">
        <w:rPr>
          <w:rFonts w:cs="Times New Roman"/>
          <w:sz w:val="24"/>
          <w:szCs w:val="24"/>
        </w:rPr>
        <w:t xml:space="preserve">beyond 2060. </w:t>
      </w:r>
      <w:r w:rsidR="00214B3C">
        <w:rPr>
          <w:rFonts w:cs="Times New Roman"/>
          <w:sz w:val="24"/>
          <w:szCs w:val="24"/>
        </w:rPr>
        <w:t xml:space="preserve"> </w:t>
      </w:r>
    </w:p>
    <w:p w14:paraId="39C5E53A" w14:textId="77777777" w:rsidR="004653CF" w:rsidRPr="00FE6A65" w:rsidRDefault="003C05F6" w:rsidP="00EE5FD0">
      <w:pPr>
        <w:pStyle w:val="Heading1"/>
      </w:pPr>
      <w:r w:rsidRPr="00FE6A65">
        <w:t>5. Conclusions</w:t>
      </w:r>
    </w:p>
    <w:p w14:paraId="6F11C4AE" w14:textId="28368776" w:rsidR="00CF7018" w:rsidRDefault="00E52128" w:rsidP="00EA6E04">
      <w:pPr>
        <w:adjustRightInd w:val="0"/>
        <w:snapToGrid w:val="0"/>
        <w:spacing w:after="0" w:line="360" w:lineRule="auto"/>
        <w:rPr>
          <w:rFonts w:cs="Times New Roman"/>
          <w:sz w:val="24"/>
          <w:szCs w:val="24"/>
        </w:rPr>
      </w:pPr>
      <w:r>
        <w:rPr>
          <w:rFonts w:cs="Times New Roman"/>
          <w:sz w:val="24"/>
          <w:szCs w:val="24"/>
        </w:rPr>
        <w:t>In this study, we conceptualized urban development capacity as the groundwater-constrained population growth frontier, or the relationship between population and the number of years that groundwater pumping can be sustained at the end of the model simulation.  The resulting growth frontier was strongly non-linear and varied according to climate and policy scenarios.  In other words, the urban</w:t>
      </w:r>
      <w:r w:rsidRPr="001C7770">
        <w:rPr>
          <w:rFonts w:cs="Times New Roman"/>
          <w:sz w:val="24"/>
          <w:szCs w:val="24"/>
        </w:rPr>
        <w:t xml:space="preserve"> development capacity </w:t>
      </w:r>
      <w:r>
        <w:rPr>
          <w:rFonts w:cs="Times New Roman"/>
          <w:sz w:val="24"/>
          <w:szCs w:val="24"/>
        </w:rPr>
        <w:t>of the PMA was shaped jointly by the</w:t>
      </w:r>
      <w:r w:rsidRPr="001C7770">
        <w:rPr>
          <w:rFonts w:cs="Times New Roman"/>
          <w:sz w:val="24"/>
          <w:szCs w:val="24"/>
        </w:rPr>
        <w:t xml:space="preserve"> interactions among water availability, sustainability objectives, climate conditions, and management choices.</w:t>
      </w:r>
      <w:r>
        <w:rPr>
          <w:rFonts w:cs="Times New Roman"/>
          <w:sz w:val="24"/>
          <w:szCs w:val="24"/>
        </w:rPr>
        <w:t xml:space="preserve">  </w:t>
      </w:r>
      <w:r w:rsidR="00A84C57">
        <w:rPr>
          <w:rFonts w:cs="Times New Roman"/>
          <w:sz w:val="24"/>
          <w:szCs w:val="24"/>
        </w:rPr>
        <w:t xml:space="preserve">Under the most stringent groundwater sustainability standard, i.e., scenarios where groundwater pumping could be sustained for 100 years beyond 2060, the best-case upper bound of the frontier was about 5.8 million people.  Given that the current population is around 5 million, </w:t>
      </w:r>
      <w:r w:rsidR="00835A2B">
        <w:rPr>
          <w:rFonts w:cs="Times New Roman"/>
          <w:sz w:val="24"/>
          <w:szCs w:val="24"/>
        </w:rPr>
        <w:t>th</w:t>
      </w:r>
      <w:r w:rsidR="00AD1702">
        <w:rPr>
          <w:rFonts w:cs="Times New Roman"/>
          <w:sz w:val="24"/>
          <w:szCs w:val="24"/>
        </w:rPr>
        <w:t>is</w:t>
      </w:r>
      <w:r w:rsidR="00835A2B">
        <w:rPr>
          <w:rFonts w:cs="Times New Roman"/>
          <w:sz w:val="24"/>
          <w:szCs w:val="24"/>
        </w:rPr>
        <w:t xml:space="preserve"> result underscore</w:t>
      </w:r>
      <w:r w:rsidR="00AD1702">
        <w:rPr>
          <w:rFonts w:cs="Times New Roman"/>
          <w:sz w:val="24"/>
          <w:szCs w:val="24"/>
        </w:rPr>
        <w:t>s</w:t>
      </w:r>
      <w:r w:rsidR="00835A2B">
        <w:rPr>
          <w:rFonts w:cs="Times New Roman"/>
          <w:sz w:val="24"/>
          <w:szCs w:val="24"/>
        </w:rPr>
        <w:t xml:space="preserve"> </w:t>
      </w:r>
      <w:r w:rsidR="00C51F4B">
        <w:rPr>
          <w:rFonts w:cs="Times New Roman"/>
          <w:sz w:val="24"/>
          <w:szCs w:val="24"/>
        </w:rPr>
        <w:t xml:space="preserve">the limited additional population growth </w:t>
      </w:r>
      <w:r w:rsidR="00AC0F95">
        <w:rPr>
          <w:rFonts w:cs="Times New Roman"/>
          <w:sz w:val="24"/>
          <w:szCs w:val="24"/>
        </w:rPr>
        <w:t xml:space="preserve">that is </w:t>
      </w:r>
      <w:r w:rsidR="00C51F4B">
        <w:rPr>
          <w:rFonts w:cs="Times New Roman"/>
          <w:sz w:val="24"/>
          <w:szCs w:val="24"/>
        </w:rPr>
        <w:t>compatible with the most stringent groundwater sustainability standard</w:t>
      </w:r>
      <w:r w:rsidR="00AC0F95">
        <w:rPr>
          <w:rFonts w:cs="Times New Roman"/>
          <w:sz w:val="24"/>
          <w:szCs w:val="24"/>
        </w:rPr>
        <w:t xml:space="preserve"> evaluated</w:t>
      </w:r>
      <w:r w:rsidR="00C51F4B">
        <w:rPr>
          <w:rFonts w:cs="Times New Roman"/>
          <w:sz w:val="24"/>
          <w:szCs w:val="24"/>
        </w:rPr>
        <w:t xml:space="preserve"> in the modeled scenario ensemble. </w:t>
      </w:r>
    </w:p>
    <w:p w14:paraId="75163524" w14:textId="11CB6409" w:rsidR="001C7770" w:rsidRPr="001C7770" w:rsidRDefault="00792329" w:rsidP="004A5E8A">
      <w:pPr>
        <w:adjustRightInd w:val="0"/>
        <w:snapToGrid w:val="0"/>
        <w:spacing w:after="0" w:line="360" w:lineRule="auto"/>
        <w:ind w:firstLine="720"/>
        <w:rPr>
          <w:rFonts w:cs="Times New Roman"/>
          <w:sz w:val="24"/>
          <w:szCs w:val="24"/>
        </w:rPr>
      </w:pPr>
      <w:r>
        <w:rPr>
          <w:rFonts w:cs="Times New Roman"/>
          <w:sz w:val="24"/>
          <w:szCs w:val="24"/>
        </w:rPr>
        <w:t>In the face of mounting climate impacts and socioeconomic uncertainties, our e</w:t>
      </w:r>
      <w:r w:rsidRPr="001C7770">
        <w:rPr>
          <w:rFonts w:cs="Times New Roman"/>
          <w:sz w:val="24"/>
          <w:szCs w:val="24"/>
        </w:rPr>
        <w:t>xploratory modeling</w:t>
      </w:r>
      <w:r>
        <w:rPr>
          <w:rFonts w:cs="Times New Roman"/>
          <w:sz w:val="24"/>
          <w:szCs w:val="24"/>
        </w:rPr>
        <w:t xml:space="preserve"> </w:t>
      </w:r>
      <w:r w:rsidRPr="001C7770">
        <w:rPr>
          <w:rFonts w:cs="Times New Roman"/>
          <w:sz w:val="24"/>
          <w:szCs w:val="24"/>
        </w:rPr>
        <w:t xml:space="preserve">offers a practical framework for evaluating how alternative definitions of groundwater </w:t>
      </w:r>
      <w:r w:rsidRPr="001C7770">
        <w:rPr>
          <w:rFonts w:cs="Times New Roman"/>
          <w:sz w:val="24"/>
          <w:szCs w:val="24"/>
        </w:rPr>
        <w:lastRenderedPageBreak/>
        <w:t>sustainability and policy portfolios constrain or expand the prospects for urban development</w:t>
      </w:r>
      <w:r>
        <w:rPr>
          <w:rFonts w:cs="Times New Roman"/>
          <w:sz w:val="24"/>
          <w:szCs w:val="24"/>
        </w:rPr>
        <w:t xml:space="preserve"> in the Phoenix region and beyond.  </w:t>
      </w:r>
      <w:r w:rsidR="002B6656">
        <w:rPr>
          <w:rFonts w:cs="Times New Roman"/>
          <w:sz w:val="24"/>
          <w:szCs w:val="24"/>
        </w:rPr>
        <w:t xml:space="preserve">In the growth frontier framework, </w:t>
      </w:r>
      <w:r w:rsidR="004A5E8A">
        <w:rPr>
          <w:rFonts w:cs="Times New Roman"/>
          <w:sz w:val="24"/>
          <w:szCs w:val="24"/>
        </w:rPr>
        <w:t>GSI can be used to</w:t>
      </w:r>
      <w:r w:rsidR="00125BA7">
        <w:rPr>
          <w:rFonts w:cs="Times New Roman"/>
          <w:sz w:val="24"/>
          <w:szCs w:val="24"/>
        </w:rPr>
        <w:t xml:space="preserve"> </w:t>
      </w:r>
      <w:r w:rsidR="00733FE7">
        <w:rPr>
          <w:rFonts w:cs="Times New Roman"/>
          <w:sz w:val="24"/>
          <w:szCs w:val="24"/>
        </w:rPr>
        <w:t>set</w:t>
      </w:r>
      <w:r w:rsidR="004A5E8A">
        <w:rPr>
          <w:rFonts w:cs="Times New Roman"/>
          <w:sz w:val="24"/>
          <w:szCs w:val="24"/>
        </w:rPr>
        <w:t xml:space="preserve"> standards for groundwater sustainability, while policy options can be used to explore how those standards might be met in the context of climate change.  </w:t>
      </w:r>
      <w:r w:rsidR="0006516F">
        <w:rPr>
          <w:rFonts w:cs="Times New Roman"/>
          <w:sz w:val="24"/>
          <w:szCs w:val="24"/>
        </w:rPr>
        <w:t>Although</w:t>
      </w:r>
      <w:r w:rsidR="00CF7F77">
        <w:rPr>
          <w:rFonts w:cs="Times New Roman"/>
          <w:sz w:val="24"/>
          <w:szCs w:val="24"/>
        </w:rPr>
        <w:t xml:space="preserve"> the </w:t>
      </w:r>
      <w:r w:rsidR="00CF7F77" w:rsidRPr="00144936">
        <w:rPr>
          <w:rFonts w:cs="Times New Roman"/>
          <w:bCs/>
          <w:color w:val="000000"/>
          <w:sz w:val="24"/>
          <w:szCs w:val="24"/>
        </w:rPr>
        <w:t>agricultural-to-urban water transfer</w:t>
      </w:r>
      <w:r w:rsidR="00CF7F77">
        <w:rPr>
          <w:rFonts w:cs="Times New Roman"/>
          <w:bCs/>
          <w:color w:val="000000"/>
          <w:sz w:val="24"/>
          <w:szCs w:val="24"/>
        </w:rPr>
        <w:t xml:space="preserve"> policy produced the </w:t>
      </w:r>
      <w:r w:rsidR="006F460C">
        <w:rPr>
          <w:rFonts w:cs="Times New Roman"/>
          <w:bCs/>
          <w:color w:val="000000"/>
          <w:sz w:val="24"/>
          <w:szCs w:val="24"/>
        </w:rPr>
        <w:t>clearest</w:t>
      </w:r>
      <w:r w:rsidR="00CF7F77">
        <w:rPr>
          <w:rFonts w:cs="Times New Roman"/>
          <w:bCs/>
          <w:color w:val="000000"/>
          <w:sz w:val="24"/>
          <w:szCs w:val="24"/>
        </w:rPr>
        <w:t xml:space="preserve"> expansion of the population growth frontier,</w:t>
      </w:r>
      <w:r w:rsidR="00CF7F77">
        <w:rPr>
          <w:rFonts w:cs="Times New Roman"/>
          <w:sz w:val="24"/>
          <w:szCs w:val="24"/>
        </w:rPr>
        <w:t xml:space="preserve"> </w:t>
      </w:r>
      <w:r w:rsidR="004A5E8A">
        <w:rPr>
          <w:rFonts w:cs="Times New Roman"/>
          <w:sz w:val="24"/>
          <w:szCs w:val="24"/>
        </w:rPr>
        <w:t xml:space="preserve">it remains unclear </w:t>
      </w:r>
      <w:r w:rsidR="0006516F">
        <w:rPr>
          <w:rFonts w:cs="Times New Roman"/>
          <w:sz w:val="24"/>
          <w:szCs w:val="24"/>
        </w:rPr>
        <w:t>whether this could</w:t>
      </w:r>
      <w:r w:rsidRPr="001C7770">
        <w:rPr>
          <w:rFonts w:cs="Times New Roman"/>
          <w:sz w:val="24"/>
          <w:szCs w:val="24"/>
        </w:rPr>
        <w:t xml:space="preserve"> transfer costs and risks </w:t>
      </w:r>
      <w:r w:rsidR="003A496F">
        <w:rPr>
          <w:rFonts w:cs="Times New Roman"/>
          <w:sz w:val="24"/>
          <w:szCs w:val="24"/>
        </w:rPr>
        <w:t>to other sectors and places</w:t>
      </w:r>
      <w:r w:rsidRPr="001C7770">
        <w:rPr>
          <w:rFonts w:cs="Times New Roman"/>
          <w:sz w:val="24"/>
          <w:szCs w:val="24"/>
        </w:rPr>
        <w:t xml:space="preserve">. </w:t>
      </w:r>
      <w:r w:rsidR="00487A99">
        <w:rPr>
          <w:rFonts w:cs="Times New Roman"/>
          <w:sz w:val="24"/>
          <w:szCs w:val="24"/>
        </w:rPr>
        <w:t xml:space="preserve"> </w:t>
      </w:r>
      <w:r w:rsidR="007F5180">
        <w:rPr>
          <w:rFonts w:cs="Times New Roman"/>
          <w:sz w:val="24"/>
          <w:szCs w:val="24"/>
        </w:rPr>
        <w:t>Thus, our</w:t>
      </w:r>
      <w:r w:rsidR="00145EB9">
        <w:rPr>
          <w:rFonts w:cs="Times New Roman"/>
          <w:sz w:val="24"/>
          <w:szCs w:val="24"/>
        </w:rPr>
        <w:t xml:space="preserve"> findings about </w:t>
      </w:r>
      <w:r w:rsidRPr="001C7770">
        <w:rPr>
          <w:rFonts w:cs="Times New Roman"/>
          <w:sz w:val="24"/>
          <w:szCs w:val="24"/>
        </w:rPr>
        <w:t>the growth frontier should inform—but not replace—a broader evaluation of human well-being, ecosystem services, spatial interactions, and intergenerational consequences</w:t>
      </w:r>
      <w:r w:rsidR="007F5180">
        <w:rPr>
          <w:rFonts w:cs="Times New Roman"/>
          <w:sz w:val="24"/>
          <w:szCs w:val="24"/>
        </w:rPr>
        <w:t xml:space="preserve"> in the </w:t>
      </w:r>
      <w:r w:rsidR="00895FBC">
        <w:rPr>
          <w:rFonts w:cs="Times New Roman"/>
          <w:sz w:val="24"/>
          <w:szCs w:val="24"/>
        </w:rPr>
        <w:t>PMA</w:t>
      </w:r>
      <w:r w:rsidR="007F5180">
        <w:rPr>
          <w:rFonts w:cs="Times New Roman"/>
          <w:sz w:val="24"/>
          <w:szCs w:val="24"/>
        </w:rPr>
        <w:t xml:space="preserve">.  The groundwater-based growth frontier framework, however, </w:t>
      </w:r>
      <w:r w:rsidR="00607422">
        <w:rPr>
          <w:rFonts w:cs="Times New Roman"/>
          <w:sz w:val="24"/>
          <w:szCs w:val="24"/>
        </w:rPr>
        <w:t>may be</w:t>
      </w:r>
      <w:r w:rsidR="007F5180">
        <w:rPr>
          <w:rFonts w:cs="Times New Roman"/>
          <w:sz w:val="24"/>
          <w:szCs w:val="24"/>
        </w:rPr>
        <w:t xml:space="preserve"> applicable </w:t>
      </w:r>
      <w:r w:rsidR="00607422">
        <w:rPr>
          <w:rFonts w:cs="Times New Roman"/>
          <w:sz w:val="24"/>
          <w:szCs w:val="24"/>
        </w:rPr>
        <w:t>to</w:t>
      </w:r>
      <w:r w:rsidR="007F5180">
        <w:rPr>
          <w:rFonts w:cs="Times New Roman"/>
          <w:sz w:val="24"/>
          <w:szCs w:val="24"/>
        </w:rPr>
        <w:t xml:space="preserve"> many other dryland cities worldwide.</w:t>
      </w:r>
    </w:p>
    <w:p w14:paraId="7001AC1F" w14:textId="77777777" w:rsidR="001C7770" w:rsidRDefault="001C7770" w:rsidP="001C7770">
      <w:pPr>
        <w:adjustRightInd w:val="0"/>
        <w:snapToGrid w:val="0"/>
        <w:spacing w:after="0" w:line="360" w:lineRule="auto"/>
        <w:rPr>
          <w:rFonts w:cs="Times New Roman"/>
          <w:sz w:val="24"/>
          <w:szCs w:val="24"/>
        </w:rPr>
      </w:pPr>
    </w:p>
    <w:p w14:paraId="0B351FD2" w14:textId="77777777" w:rsidR="00027B89" w:rsidRPr="00BA67C3" w:rsidRDefault="003C05F6" w:rsidP="00027B89">
      <w:pPr>
        <w:adjustRightInd w:val="0"/>
        <w:snapToGrid w:val="0"/>
        <w:spacing w:after="0" w:line="360" w:lineRule="auto"/>
        <w:rPr>
          <w:rFonts w:cs="Times New Roman"/>
          <w:b/>
          <w:bCs/>
          <w:sz w:val="24"/>
          <w:szCs w:val="24"/>
        </w:rPr>
      </w:pPr>
      <w:r w:rsidRPr="00BA67C3">
        <w:rPr>
          <w:rFonts w:cs="Times New Roman"/>
          <w:b/>
          <w:bCs/>
          <w:sz w:val="24"/>
          <w:szCs w:val="24"/>
        </w:rPr>
        <w:t xml:space="preserve">Declaration of </w:t>
      </w:r>
      <w:r w:rsidR="00BA67C3" w:rsidRPr="00BA67C3">
        <w:rPr>
          <w:rFonts w:cs="Times New Roman"/>
          <w:b/>
          <w:bCs/>
          <w:sz w:val="24"/>
          <w:szCs w:val="24"/>
        </w:rPr>
        <w:t>c</w:t>
      </w:r>
      <w:r w:rsidRPr="00BA67C3">
        <w:rPr>
          <w:rFonts w:cs="Times New Roman"/>
          <w:b/>
          <w:bCs/>
          <w:sz w:val="24"/>
          <w:szCs w:val="24"/>
        </w:rPr>
        <w:t xml:space="preserve">ompeting </w:t>
      </w:r>
      <w:r w:rsidR="00BA67C3" w:rsidRPr="00BA67C3">
        <w:rPr>
          <w:rFonts w:cs="Times New Roman"/>
          <w:b/>
          <w:bCs/>
          <w:sz w:val="24"/>
          <w:szCs w:val="24"/>
        </w:rPr>
        <w:t>i</w:t>
      </w:r>
      <w:r w:rsidRPr="00BA67C3">
        <w:rPr>
          <w:rFonts w:cs="Times New Roman"/>
          <w:b/>
          <w:bCs/>
          <w:sz w:val="24"/>
          <w:szCs w:val="24"/>
        </w:rPr>
        <w:t>nterest</w:t>
      </w:r>
      <w:r w:rsidR="009157F8">
        <w:rPr>
          <w:rFonts w:cs="Times New Roman"/>
          <w:b/>
          <w:bCs/>
          <w:sz w:val="24"/>
          <w:szCs w:val="24"/>
        </w:rPr>
        <w:t>s</w:t>
      </w:r>
    </w:p>
    <w:p w14:paraId="101266D3" w14:textId="77777777" w:rsidR="009157F8" w:rsidRDefault="003C05F6" w:rsidP="00174AC7">
      <w:pPr>
        <w:adjustRightInd w:val="0"/>
        <w:snapToGrid w:val="0"/>
        <w:spacing w:after="0" w:line="360" w:lineRule="auto"/>
        <w:rPr>
          <w:rFonts w:cs="Times New Roman"/>
          <w:sz w:val="24"/>
          <w:szCs w:val="24"/>
        </w:rPr>
      </w:pPr>
      <w:r>
        <w:rPr>
          <w:rFonts w:cs="Times New Roman"/>
          <w:sz w:val="24"/>
          <w:szCs w:val="24"/>
        </w:rPr>
        <w:t>The authors declare no competing interests related to this manuscript.</w:t>
      </w:r>
    </w:p>
    <w:p w14:paraId="2CFF7496" w14:textId="77777777" w:rsidR="009157F8" w:rsidRDefault="009157F8" w:rsidP="009157F8">
      <w:pPr>
        <w:adjustRightInd w:val="0"/>
        <w:snapToGrid w:val="0"/>
        <w:spacing w:after="0" w:line="360" w:lineRule="auto"/>
        <w:ind w:firstLine="720"/>
        <w:rPr>
          <w:rFonts w:cs="Times New Roman"/>
          <w:sz w:val="24"/>
          <w:szCs w:val="24"/>
        </w:rPr>
      </w:pPr>
    </w:p>
    <w:p w14:paraId="5F28605A" w14:textId="77777777" w:rsidR="007E3A94" w:rsidRPr="00BA67C3" w:rsidRDefault="003C05F6" w:rsidP="00027B89">
      <w:pPr>
        <w:adjustRightInd w:val="0"/>
        <w:snapToGrid w:val="0"/>
        <w:spacing w:after="0" w:line="360" w:lineRule="auto"/>
        <w:rPr>
          <w:rFonts w:cs="Times New Roman"/>
          <w:b/>
          <w:bCs/>
          <w:sz w:val="24"/>
          <w:szCs w:val="24"/>
        </w:rPr>
      </w:pPr>
      <w:r w:rsidRPr="00BA67C3">
        <w:rPr>
          <w:rFonts w:cs="Times New Roman"/>
          <w:b/>
          <w:bCs/>
          <w:sz w:val="24"/>
          <w:szCs w:val="24"/>
        </w:rPr>
        <w:t>Data availability</w:t>
      </w:r>
    </w:p>
    <w:p w14:paraId="2B054FF0" w14:textId="172F21F9" w:rsidR="009157F8" w:rsidRDefault="003C05F6" w:rsidP="00174AC7">
      <w:pPr>
        <w:adjustRightInd w:val="0"/>
        <w:snapToGrid w:val="0"/>
        <w:spacing w:after="0" w:line="360" w:lineRule="auto"/>
        <w:rPr>
          <w:rFonts w:cs="Times New Roman"/>
          <w:sz w:val="24"/>
          <w:szCs w:val="24"/>
        </w:rPr>
      </w:pPr>
      <w:r>
        <w:rPr>
          <w:rFonts w:cs="Times New Roman"/>
          <w:sz w:val="24"/>
          <w:szCs w:val="24"/>
        </w:rPr>
        <w:t xml:space="preserve">The WaterSim5 simulation outputs for the 24,300 scenarios, together with </w:t>
      </w:r>
      <w:r w:rsidR="00551A7F">
        <w:rPr>
          <w:rFonts w:cs="Times New Roman"/>
          <w:sz w:val="24"/>
          <w:szCs w:val="24"/>
        </w:rPr>
        <w:t xml:space="preserve">the supporting documentation (e.g., experimental design; variable descriptions) and the </w:t>
      </w:r>
      <w:r>
        <w:rPr>
          <w:rFonts w:cs="Times New Roman"/>
          <w:sz w:val="24"/>
          <w:szCs w:val="24"/>
        </w:rPr>
        <w:t xml:space="preserve">R scripts </w:t>
      </w:r>
      <w:r w:rsidR="00551A7F">
        <w:rPr>
          <w:rFonts w:cs="Times New Roman"/>
          <w:sz w:val="24"/>
          <w:szCs w:val="24"/>
        </w:rPr>
        <w:t>used to</w:t>
      </w:r>
      <w:r>
        <w:rPr>
          <w:rFonts w:cs="Times New Roman"/>
          <w:sz w:val="24"/>
          <w:szCs w:val="24"/>
        </w:rPr>
        <w:t xml:space="preserve"> generat</w:t>
      </w:r>
      <w:r w:rsidR="00551A7F">
        <w:rPr>
          <w:rFonts w:cs="Times New Roman"/>
          <w:sz w:val="24"/>
          <w:szCs w:val="24"/>
        </w:rPr>
        <w:t>e</w:t>
      </w:r>
      <w:r>
        <w:rPr>
          <w:rFonts w:cs="Times New Roman"/>
          <w:sz w:val="24"/>
          <w:szCs w:val="24"/>
        </w:rPr>
        <w:t xml:space="preserve"> figures, </w:t>
      </w:r>
      <w:r w:rsidR="00551A7F">
        <w:rPr>
          <w:rFonts w:cs="Times New Roman"/>
          <w:sz w:val="24"/>
          <w:szCs w:val="24"/>
        </w:rPr>
        <w:t>ar</w:t>
      </w:r>
      <w:r>
        <w:rPr>
          <w:rFonts w:cs="Times New Roman"/>
          <w:sz w:val="24"/>
          <w:szCs w:val="24"/>
        </w:rPr>
        <w:t xml:space="preserve">e </w:t>
      </w:r>
      <w:r w:rsidR="00551A7F">
        <w:rPr>
          <w:rFonts w:cs="Times New Roman"/>
          <w:sz w:val="24"/>
          <w:szCs w:val="24"/>
        </w:rPr>
        <w:t>available</w:t>
      </w:r>
      <w:r>
        <w:rPr>
          <w:rFonts w:cs="Times New Roman"/>
          <w:sz w:val="24"/>
          <w:szCs w:val="24"/>
        </w:rPr>
        <w:t xml:space="preserve"> </w:t>
      </w:r>
      <w:r w:rsidR="00551A7F">
        <w:rPr>
          <w:rFonts w:cs="Times New Roman"/>
          <w:sz w:val="24"/>
          <w:szCs w:val="24"/>
        </w:rPr>
        <w:t>in</w:t>
      </w:r>
      <w:r>
        <w:rPr>
          <w:rFonts w:cs="Times New Roman"/>
          <w:sz w:val="24"/>
          <w:szCs w:val="24"/>
        </w:rPr>
        <w:t xml:space="preserve"> the following publicly a</w:t>
      </w:r>
      <w:r w:rsidR="00551A7F">
        <w:rPr>
          <w:rFonts w:cs="Times New Roman"/>
          <w:sz w:val="24"/>
          <w:szCs w:val="24"/>
        </w:rPr>
        <w:t>ccessi</w:t>
      </w:r>
      <w:r>
        <w:rPr>
          <w:rFonts w:cs="Times New Roman"/>
          <w:sz w:val="24"/>
          <w:szCs w:val="24"/>
        </w:rPr>
        <w:t xml:space="preserve">ble </w:t>
      </w:r>
      <w:r w:rsidR="00551A7F">
        <w:rPr>
          <w:rFonts w:cs="Times New Roman"/>
          <w:sz w:val="24"/>
          <w:szCs w:val="24"/>
        </w:rPr>
        <w:t>GitH</w:t>
      </w:r>
      <w:r>
        <w:rPr>
          <w:rFonts w:cs="Times New Roman"/>
          <w:sz w:val="24"/>
          <w:szCs w:val="24"/>
        </w:rPr>
        <w:t xml:space="preserve">ub repository: </w:t>
      </w:r>
      <w:r w:rsidRPr="00343BFF">
        <w:rPr>
          <w:rFonts w:cs="Times New Roman"/>
          <w:sz w:val="24"/>
          <w:szCs w:val="24"/>
        </w:rPr>
        <w:t>https://github.com/skynet-2020/WaterSim_publication</w:t>
      </w:r>
      <w:r w:rsidR="00835FF0">
        <w:rPr>
          <w:rFonts w:cs="Times New Roman"/>
          <w:sz w:val="24"/>
          <w:szCs w:val="24"/>
        </w:rPr>
        <w:t>.</w:t>
      </w:r>
    </w:p>
    <w:p w14:paraId="05D86B9B" w14:textId="77777777" w:rsidR="00422DCC" w:rsidRDefault="00422DCC" w:rsidP="009157F8">
      <w:pPr>
        <w:adjustRightInd w:val="0"/>
        <w:snapToGrid w:val="0"/>
        <w:spacing w:after="0" w:line="360" w:lineRule="auto"/>
        <w:ind w:firstLine="720"/>
        <w:rPr>
          <w:rFonts w:cs="Times New Roman"/>
          <w:sz w:val="24"/>
          <w:szCs w:val="24"/>
        </w:rPr>
      </w:pPr>
    </w:p>
    <w:p w14:paraId="5AA4BC60" w14:textId="77777777" w:rsidR="007E3A94" w:rsidRPr="00BA67C3" w:rsidRDefault="003C05F6" w:rsidP="00027B89">
      <w:pPr>
        <w:adjustRightInd w:val="0"/>
        <w:snapToGrid w:val="0"/>
        <w:spacing w:after="0" w:line="360" w:lineRule="auto"/>
        <w:rPr>
          <w:rFonts w:cs="Times New Roman"/>
          <w:b/>
          <w:bCs/>
          <w:sz w:val="24"/>
          <w:szCs w:val="24"/>
        </w:rPr>
      </w:pPr>
      <w:r w:rsidRPr="00BA67C3">
        <w:rPr>
          <w:rFonts w:cs="Times New Roman"/>
          <w:b/>
          <w:bCs/>
          <w:sz w:val="24"/>
          <w:szCs w:val="24"/>
        </w:rPr>
        <w:t>Acknowledgments</w:t>
      </w:r>
    </w:p>
    <w:p w14:paraId="351BCF72" w14:textId="57ACD125" w:rsidR="003F31AD" w:rsidRDefault="00E769CF" w:rsidP="00174AC7">
      <w:pPr>
        <w:adjustRightInd w:val="0"/>
        <w:snapToGrid w:val="0"/>
        <w:spacing w:after="0" w:line="360" w:lineRule="auto"/>
        <w:rPr>
          <w:rFonts w:cs="Times New Roman"/>
          <w:sz w:val="24"/>
          <w:szCs w:val="24"/>
        </w:rPr>
      </w:pPr>
      <w:r>
        <w:rPr>
          <w:rFonts w:cs="Times New Roman"/>
          <w:sz w:val="24"/>
          <w:szCs w:val="24"/>
        </w:rPr>
        <w:t xml:space="preserve">We would like to thank Ray Quay and David Sampson for providing access to the WaterSim5 model and for general guidance on running it and interpreting its outputs.  </w:t>
      </w:r>
      <w:r w:rsidR="00D95C5B">
        <w:rPr>
          <w:rFonts w:cs="Times New Roman"/>
          <w:sz w:val="24"/>
          <w:szCs w:val="24"/>
        </w:rPr>
        <w:t>Part of this work was performed under the auspices of the Young Scientists Summer Program (YSSP) of the International Institute of Applied Systems Analysis (IIASA), supported by a fellowship from the National Academ</w:t>
      </w:r>
      <w:r w:rsidR="00735D7F">
        <w:rPr>
          <w:rFonts w:cs="Times New Roman"/>
          <w:sz w:val="24"/>
          <w:szCs w:val="24"/>
        </w:rPr>
        <w:t>ies</w:t>
      </w:r>
      <w:r w:rsidR="00D95C5B">
        <w:rPr>
          <w:rFonts w:cs="Times New Roman"/>
          <w:sz w:val="24"/>
          <w:szCs w:val="24"/>
        </w:rPr>
        <w:t xml:space="preserve"> of Science</w:t>
      </w:r>
      <w:r w:rsidR="00735D7F">
        <w:rPr>
          <w:rFonts w:cs="Times New Roman"/>
          <w:sz w:val="24"/>
          <w:szCs w:val="24"/>
        </w:rPr>
        <w:t>s</w:t>
      </w:r>
      <w:r w:rsidR="00D95C5B">
        <w:rPr>
          <w:rFonts w:cs="Times New Roman"/>
          <w:sz w:val="24"/>
          <w:szCs w:val="24"/>
        </w:rPr>
        <w:t>, Engineering, and Medicine (NASEM) US Committee for IIASA, with funds from the National Science Foundation (NSF Award OISE 2113484)</w:t>
      </w:r>
      <w:r>
        <w:rPr>
          <w:rFonts w:cs="Times New Roman"/>
          <w:sz w:val="24"/>
          <w:szCs w:val="24"/>
        </w:rPr>
        <w:t xml:space="preserve">. </w:t>
      </w:r>
      <w:r w:rsidR="008241D2">
        <w:rPr>
          <w:rFonts w:cs="Times New Roman"/>
          <w:sz w:val="24"/>
          <w:szCs w:val="24"/>
        </w:rPr>
        <w:t xml:space="preserve"> This work was also supported by a Central Arizona-Phoenix Long-Term Ecological Research (CAP LTER) Graduate Grant</w:t>
      </w:r>
      <w:r w:rsidR="00B02382">
        <w:rPr>
          <w:rFonts w:cs="Times New Roman"/>
          <w:sz w:val="24"/>
          <w:szCs w:val="24"/>
        </w:rPr>
        <w:t>.</w:t>
      </w:r>
    </w:p>
    <w:p w14:paraId="4E4EE314" w14:textId="7EE58D24" w:rsidR="003F31AD" w:rsidRDefault="003F31AD" w:rsidP="00174AC7">
      <w:pPr>
        <w:pStyle w:val="Heading1"/>
      </w:pPr>
      <w:r>
        <w:lastRenderedPageBreak/>
        <w:t xml:space="preserve">Author </w:t>
      </w:r>
      <w:r w:rsidR="00572163">
        <w:t>contributions</w:t>
      </w:r>
    </w:p>
    <w:p w14:paraId="41826038" w14:textId="747374DC" w:rsidR="003F31AD" w:rsidRPr="00174AC7" w:rsidRDefault="001A1FBC" w:rsidP="00174AC7">
      <w:pPr>
        <w:rPr>
          <w:sz w:val="24"/>
          <w:szCs w:val="24"/>
        </w:rPr>
      </w:pPr>
      <w:r>
        <w:rPr>
          <w:sz w:val="24"/>
          <w:szCs w:val="24"/>
        </w:rPr>
        <w:t>JG</w:t>
      </w:r>
      <w:r w:rsidR="003F31AD" w:rsidRPr="00174AC7">
        <w:rPr>
          <w:sz w:val="24"/>
          <w:szCs w:val="24"/>
        </w:rPr>
        <w:t>:</w:t>
      </w:r>
      <w:r w:rsidR="00537D82" w:rsidRPr="00174AC7">
        <w:rPr>
          <w:sz w:val="24"/>
          <w:szCs w:val="24"/>
        </w:rPr>
        <w:t xml:space="preserve"> conceptualization; formal analysis; methodology; data curation; visualization</w:t>
      </w:r>
      <w:r w:rsidR="00572163" w:rsidRPr="00174AC7">
        <w:rPr>
          <w:sz w:val="24"/>
          <w:szCs w:val="24"/>
        </w:rPr>
        <w:t xml:space="preserve">; writing – original draft; writing – review </w:t>
      </w:r>
      <w:r w:rsidR="005D64F8" w:rsidRPr="00174AC7">
        <w:rPr>
          <w:sz w:val="24"/>
          <w:szCs w:val="24"/>
        </w:rPr>
        <w:t xml:space="preserve">&amp; </w:t>
      </w:r>
      <w:r w:rsidR="00572163" w:rsidRPr="00174AC7">
        <w:rPr>
          <w:sz w:val="24"/>
          <w:szCs w:val="24"/>
        </w:rPr>
        <w:t>editing</w:t>
      </w:r>
    </w:p>
    <w:p w14:paraId="3F76646A" w14:textId="0C572378" w:rsidR="003F31AD" w:rsidRPr="00174AC7" w:rsidRDefault="001A1FBC" w:rsidP="00174AC7">
      <w:pPr>
        <w:rPr>
          <w:sz w:val="24"/>
          <w:szCs w:val="24"/>
        </w:rPr>
      </w:pPr>
      <w:r>
        <w:rPr>
          <w:sz w:val="24"/>
          <w:szCs w:val="24"/>
        </w:rPr>
        <w:t>JW</w:t>
      </w:r>
      <w:r w:rsidR="003F31AD" w:rsidRPr="00174AC7">
        <w:rPr>
          <w:sz w:val="24"/>
          <w:szCs w:val="24"/>
        </w:rPr>
        <w:t>:</w:t>
      </w:r>
      <w:r w:rsidR="00537D82" w:rsidRPr="00174AC7">
        <w:rPr>
          <w:sz w:val="24"/>
          <w:szCs w:val="24"/>
        </w:rPr>
        <w:t xml:space="preserve"> conceptualization; writing</w:t>
      </w:r>
      <w:r w:rsidR="00572163" w:rsidRPr="00174AC7">
        <w:rPr>
          <w:sz w:val="24"/>
          <w:szCs w:val="24"/>
        </w:rPr>
        <w:t xml:space="preserve"> – </w:t>
      </w:r>
      <w:r w:rsidR="00537D82" w:rsidRPr="00174AC7">
        <w:rPr>
          <w:sz w:val="24"/>
          <w:szCs w:val="24"/>
        </w:rPr>
        <w:t>original draft; writing</w:t>
      </w:r>
      <w:r w:rsidR="00572163" w:rsidRPr="00174AC7">
        <w:rPr>
          <w:sz w:val="24"/>
          <w:szCs w:val="24"/>
        </w:rPr>
        <w:t xml:space="preserve"> – </w:t>
      </w:r>
      <w:r w:rsidR="00537D82" w:rsidRPr="00174AC7">
        <w:rPr>
          <w:sz w:val="24"/>
          <w:szCs w:val="24"/>
        </w:rPr>
        <w:t xml:space="preserve">review </w:t>
      </w:r>
      <w:r w:rsidR="005D64F8" w:rsidRPr="00174AC7">
        <w:rPr>
          <w:sz w:val="24"/>
          <w:szCs w:val="24"/>
        </w:rPr>
        <w:t>&amp;</w:t>
      </w:r>
      <w:r w:rsidR="00537D82" w:rsidRPr="00174AC7">
        <w:rPr>
          <w:sz w:val="24"/>
          <w:szCs w:val="24"/>
        </w:rPr>
        <w:t xml:space="preserve"> editing; supervision</w:t>
      </w:r>
    </w:p>
    <w:p w14:paraId="3AD1CDAE" w14:textId="05F87CB4" w:rsidR="003F31AD" w:rsidRPr="00174AC7" w:rsidRDefault="001A1FBC" w:rsidP="00174AC7">
      <w:pPr>
        <w:rPr>
          <w:sz w:val="24"/>
          <w:szCs w:val="24"/>
        </w:rPr>
      </w:pPr>
      <w:r>
        <w:rPr>
          <w:sz w:val="24"/>
          <w:szCs w:val="24"/>
        </w:rPr>
        <w:t>EP</w:t>
      </w:r>
      <w:r w:rsidR="003F31AD" w:rsidRPr="00174AC7">
        <w:rPr>
          <w:sz w:val="24"/>
          <w:szCs w:val="24"/>
        </w:rPr>
        <w:t>:</w:t>
      </w:r>
      <w:r w:rsidR="00537D82" w:rsidRPr="00174AC7">
        <w:rPr>
          <w:sz w:val="24"/>
          <w:szCs w:val="24"/>
        </w:rPr>
        <w:t xml:space="preserve"> writing</w:t>
      </w:r>
      <w:r w:rsidR="00572163" w:rsidRPr="00174AC7">
        <w:rPr>
          <w:sz w:val="24"/>
          <w:szCs w:val="24"/>
        </w:rPr>
        <w:t xml:space="preserve"> – </w:t>
      </w:r>
      <w:r w:rsidR="00537D82" w:rsidRPr="00174AC7">
        <w:rPr>
          <w:sz w:val="24"/>
          <w:szCs w:val="24"/>
        </w:rPr>
        <w:t xml:space="preserve">review </w:t>
      </w:r>
      <w:r w:rsidR="005D64F8" w:rsidRPr="00174AC7">
        <w:rPr>
          <w:sz w:val="24"/>
          <w:szCs w:val="24"/>
        </w:rPr>
        <w:t xml:space="preserve">&amp; </w:t>
      </w:r>
      <w:r w:rsidR="00537D82" w:rsidRPr="00174AC7">
        <w:rPr>
          <w:sz w:val="24"/>
          <w:szCs w:val="24"/>
        </w:rPr>
        <w:t>editing; supervision</w:t>
      </w:r>
    </w:p>
    <w:p w14:paraId="3F6BE48F" w14:textId="28D4AB28" w:rsidR="003F31AD" w:rsidRPr="00174AC7" w:rsidRDefault="001A1FBC" w:rsidP="00174AC7">
      <w:pPr>
        <w:rPr>
          <w:sz w:val="24"/>
          <w:szCs w:val="24"/>
        </w:rPr>
      </w:pPr>
      <w:r>
        <w:rPr>
          <w:sz w:val="24"/>
          <w:szCs w:val="24"/>
        </w:rPr>
        <w:t>ST</w:t>
      </w:r>
      <w:r w:rsidR="003F31AD" w:rsidRPr="00174AC7">
        <w:rPr>
          <w:sz w:val="24"/>
          <w:szCs w:val="24"/>
        </w:rPr>
        <w:t xml:space="preserve">: </w:t>
      </w:r>
      <w:r w:rsidR="00537D82" w:rsidRPr="00174AC7">
        <w:rPr>
          <w:sz w:val="24"/>
          <w:szCs w:val="24"/>
        </w:rPr>
        <w:t>writing</w:t>
      </w:r>
      <w:r w:rsidR="00572163" w:rsidRPr="00174AC7">
        <w:rPr>
          <w:sz w:val="24"/>
          <w:szCs w:val="24"/>
        </w:rPr>
        <w:t xml:space="preserve"> – </w:t>
      </w:r>
      <w:r w:rsidR="00537D82" w:rsidRPr="00174AC7">
        <w:rPr>
          <w:sz w:val="24"/>
          <w:szCs w:val="24"/>
        </w:rPr>
        <w:t xml:space="preserve">review </w:t>
      </w:r>
      <w:r w:rsidR="005D64F8" w:rsidRPr="00174AC7">
        <w:rPr>
          <w:sz w:val="24"/>
          <w:szCs w:val="24"/>
        </w:rPr>
        <w:t xml:space="preserve">&amp; </w:t>
      </w:r>
      <w:r w:rsidR="00537D82" w:rsidRPr="00174AC7">
        <w:rPr>
          <w:sz w:val="24"/>
          <w:szCs w:val="24"/>
        </w:rPr>
        <w:t>editing; supervision</w:t>
      </w:r>
    </w:p>
    <w:p w14:paraId="7427C484" w14:textId="77777777" w:rsidR="003F31AD" w:rsidRDefault="003F31AD" w:rsidP="00174AC7">
      <w:pPr>
        <w:adjustRightInd w:val="0"/>
        <w:snapToGrid w:val="0"/>
        <w:spacing w:after="0" w:line="360" w:lineRule="auto"/>
        <w:rPr>
          <w:rFonts w:cs="Times New Roman"/>
          <w:sz w:val="24"/>
          <w:szCs w:val="24"/>
        </w:rPr>
      </w:pPr>
    </w:p>
    <w:p w14:paraId="0D2425A3" w14:textId="77777777" w:rsidR="007E3A94" w:rsidRPr="00FC59DA" w:rsidRDefault="007E3A94" w:rsidP="00027B89">
      <w:pPr>
        <w:adjustRightInd w:val="0"/>
        <w:snapToGrid w:val="0"/>
        <w:spacing w:after="0" w:line="360" w:lineRule="auto"/>
        <w:rPr>
          <w:rFonts w:cs="Times New Roman"/>
          <w:sz w:val="24"/>
          <w:szCs w:val="24"/>
        </w:rPr>
      </w:pPr>
    </w:p>
    <w:p w14:paraId="3EC4A71F" w14:textId="77777777" w:rsidR="004653CF" w:rsidRPr="00C04E64" w:rsidRDefault="003C05F6" w:rsidP="00025274">
      <w:pPr>
        <w:pStyle w:val="Heading1"/>
        <w:adjustRightInd w:val="0"/>
        <w:snapToGrid w:val="0"/>
        <w:spacing w:before="0" w:after="0" w:line="360" w:lineRule="auto"/>
        <w:rPr>
          <w:rFonts w:cs="Times New Roman"/>
          <w:szCs w:val="24"/>
        </w:rPr>
      </w:pPr>
      <w:r w:rsidRPr="00C04E64">
        <w:rPr>
          <w:rFonts w:cs="Times New Roman"/>
          <w:szCs w:val="24"/>
        </w:rPr>
        <w:t>References</w:t>
      </w:r>
    </w:p>
    <w:p w14:paraId="10DE96D1" w14:textId="2CE2B12F" w:rsidR="00B41E95" w:rsidRPr="00B41E95" w:rsidRDefault="003C05F6" w:rsidP="00B41E95">
      <w:pPr>
        <w:pStyle w:val="EndNoteBibliography"/>
        <w:spacing w:after="0"/>
        <w:ind w:left="720" w:hanging="720"/>
        <w:rPr>
          <w:noProof/>
        </w:rPr>
      </w:pPr>
      <w:r w:rsidRPr="00C04E64">
        <w:rPr>
          <w:szCs w:val="24"/>
        </w:rPr>
        <w:fldChar w:fldCharType="begin"/>
      </w:r>
      <w:r w:rsidRPr="00C04E64">
        <w:rPr>
          <w:szCs w:val="24"/>
        </w:rPr>
        <w:instrText xml:space="preserve"> ADDIN EN.REFLIST </w:instrText>
      </w:r>
      <w:r w:rsidRPr="00C04E64">
        <w:rPr>
          <w:szCs w:val="24"/>
        </w:rPr>
        <w:fldChar w:fldCharType="separate"/>
      </w:r>
      <w:r w:rsidR="00B41E95" w:rsidRPr="00B41E95">
        <w:rPr>
          <w:noProof/>
        </w:rPr>
        <w:t xml:space="preserve">Arizona Department of Water Resources (2024a) Water Storage Permit Application Guide. Arizona Department of Water Resources, Phoenix, Arizona. </w:t>
      </w:r>
      <w:hyperlink r:id="rId18" w:history="1">
        <w:r w:rsidR="00B41E95" w:rsidRPr="00B41E95">
          <w:rPr>
            <w:rStyle w:val="Hyperlink"/>
            <w:noProof/>
          </w:rPr>
          <w:t>https://www.azwater.gov/sites/default/files/2024-11/WS%20Permit%20App%20GUIDE_revised_FINAL.pdf</w:t>
        </w:r>
      </w:hyperlink>
      <w:r w:rsidR="00B41E95" w:rsidRPr="00B41E95">
        <w:rPr>
          <w:noProof/>
        </w:rPr>
        <w:t>. Accessed 12 August 2026</w:t>
      </w:r>
    </w:p>
    <w:p w14:paraId="028D3EBF" w14:textId="4DB8BCEB" w:rsidR="00B41E95" w:rsidRPr="00B41E95" w:rsidRDefault="00B41E95" w:rsidP="00B41E95">
      <w:pPr>
        <w:pStyle w:val="EndNoteBibliography"/>
        <w:spacing w:after="0"/>
        <w:ind w:left="720" w:hanging="720"/>
        <w:rPr>
          <w:noProof/>
        </w:rPr>
      </w:pPr>
      <w:r w:rsidRPr="00B41E95">
        <w:rPr>
          <w:noProof/>
        </w:rPr>
        <w:t xml:space="preserve">Arizona Department of Water Resources (2024b) Supply and Demand Water Dashboard. </w:t>
      </w:r>
      <w:hyperlink r:id="rId19" w:history="1">
        <w:r w:rsidRPr="00B41E95">
          <w:rPr>
            <w:rStyle w:val="Hyperlink"/>
            <w:noProof/>
          </w:rPr>
          <w:t>https://www.azwater.gov/supply-demand</w:t>
        </w:r>
      </w:hyperlink>
      <w:r w:rsidRPr="00B41E95">
        <w:rPr>
          <w:noProof/>
        </w:rPr>
        <w:t>. Accessed 1 October 2024</w:t>
      </w:r>
    </w:p>
    <w:p w14:paraId="292F0231" w14:textId="4E46F79F" w:rsidR="00B41E95" w:rsidRPr="00B41E95" w:rsidRDefault="00B41E95" w:rsidP="00B41E95">
      <w:pPr>
        <w:pStyle w:val="EndNoteBibliography"/>
        <w:spacing w:after="0"/>
        <w:ind w:left="720" w:hanging="720"/>
        <w:rPr>
          <w:noProof/>
        </w:rPr>
      </w:pPr>
      <w:r w:rsidRPr="00B41E95">
        <w:rPr>
          <w:noProof/>
        </w:rPr>
        <w:t xml:space="preserve">Bolin B, Seetharam M, Pompeii B (2010) Water resources, climate change, and urban vulnerability: a case study of Phoenix, Arizona. Local Environ 15:261-279. </w:t>
      </w:r>
      <w:hyperlink r:id="rId20" w:history="1">
        <w:r w:rsidRPr="00B41E95">
          <w:rPr>
            <w:rStyle w:val="Hyperlink"/>
            <w:noProof/>
          </w:rPr>
          <w:t>https://doi.org/10.1080/13549830903575604</w:t>
        </w:r>
      </w:hyperlink>
    </w:p>
    <w:p w14:paraId="5D14A13C" w14:textId="77777777" w:rsidR="00B41E95" w:rsidRPr="00B41E95" w:rsidRDefault="00B41E95" w:rsidP="00B41E95">
      <w:pPr>
        <w:pStyle w:val="EndNoteBibliography"/>
        <w:spacing w:after="0"/>
        <w:ind w:left="720" w:hanging="720"/>
        <w:rPr>
          <w:noProof/>
        </w:rPr>
      </w:pPr>
      <w:r w:rsidRPr="00B41E95">
        <w:rPr>
          <w:noProof/>
        </w:rPr>
        <w:t xml:space="preserve">Christian-Smith J, Cooley H, Gleick PH (2012) Potential water savings associated with agricultural water efficiency improvements: a case study of California, USA. Water Policy 14:194-213. </w:t>
      </w:r>
    </w:p>
    <w:p w14:paraId="207DB256" w14:textId="3C440897" w:rsidR="00B41E95" w:rsidRPr="00B41E95" w:rsidRDefault="00B41E95" w:rsidP="00B41E95">
      <w:pPr>
        <w:pStyle w:val="EndNoteBibliography"/>
        <w:spacing w:after="0"/>
        <w:ind w:left="720" w:hanging="720"/>
        <w:rPr>
          <w:noProof/>
        </w:rPr>
      </w:pPr>
      <w:r w:rsidRPr="00B41E95">
        <w:rPr>
          <w:noProof/>
        </w:rPr>
        <w:t xml:space="preserve">Cook BI, Ault TR, Smerdon JE (2015) Unprecedented 21st century drought risk in the American Southwest and Central Plains. Sci Adv 1:e1400082. </w:t>
      </w:r>
      <w:hyperlink r:id="rId21" w:history="1">
        <w:r w:rsidRPr="00B41E95">
          <w:rPr>
            <w:rStyle w:val="Hyperlink"/>
            <w:noProof/>
          </w:rPr>
          <w:t>https://doi.org/10.1126/sciadv.1400082</w:t>
        </w:r>
      </w:hyperlink>
    </w:p>
    <w:p w14:paraId="02197FCA" w14:textId="77777777" w:rsidR="00B41E95" w:rsidRPr="00B41E95" w:rsidRDefault="00B41E95" w:rsidP="00B41E95">
      <w:pPr>
        <w:pStyle w:val="EndNoteBibliography"/>
        <w:spacing w:after="0"/>
        <w:ind w:left="720" w:hanging="720"/>
        <w:rPr>
          <w:noProof/>
        </w:rPr>
      </w:pPr>
      <w:r w:rsidRPr="00B41E95">
        <w:rPr>
          <w:noProof/>
        </w:rPr>
        <w:t>Ela WP, McEvoy J (2012) Desalination in Arizona: Challenges, applications and prospects. In: Megdal SB, Varady RG, Eden S (eds) Shared Borders, Shared Waters: Israeli-Palestinian and Colorado River Basin Water Challenges. CRC Press/Balkema, Leiden, The Netherlands, pp 247-262. 10.1201/b13076</w:t>
      </w:r>
    </w:p>
    <w:p w14:paraId="403A7EC0" w14:textId="719FD89C" w:rsidR="00B41E95" w:rsidRPr="00B41E95" w:rsidRDefault="00B41E95" w:rsidP="00B41E95">
      <w:pPr>
        <w:pStyle w:val="EndNoteBibliography"/>
        <w:spacing w:after="0"/>
        <w:ind w:left="720" w:hanging="720"/>
        <w:rPr>
          <w:noProof/>
        </w:rPr>
      </w:pPr>
      <w:r w:rsidRPr="00B41E95">
        <w:rPr>
          <w:noProof/>
        </w:rPr>
        <w:t xml:space="preserve">Elouafi I (2025) Drylands under pressure: Science and solutions for global stability. Science 387:eadv6563. </w:t>
      </w:r>
      <w:hyperlink r:id="rId22" w:history="1">
        <w:r w:rsidRPr="00B41E95">
          <w:rPr>
            <w:rStyle w:val="Hyperlink"/>
            <w:noProof/>
          </w:rPr>
          <w:t>https://doi.org/10.1126/science.adv6563</w:t>
        </w:r>
      </w:hyperlink>
    </w:p>
    <w:p w14:paraId="24D93553" w14:textId="66E95D8E" w:rsidR="00B41E95" w:rsidRPr="00B41E95" w:rsidRDefault="00B41E95" w:rsidP="00B41E95">
      <w:pPr>
        <w:pStyle w:val="EndNoteBibliography"/>
        <w:spacing w:after="0"/>
        <w:ind w:left="720" w:hanging="720"/>
        <w:rPr>
          <w:noProof/>
        </w:rPr>
      </w:pPr>
      <w:r w:rsidRPr="00B41E95">
        <w:rPr>
          <w:noProof/>
        </w:rPr>
        <w:t xml:space="preserve">Famiglietti JS (2014) The global groundwater crisis. Nat Clim Chang 4:945-948. </w:t>
      </w:r>
      <w:hyperlink r:id="rId23" w:history="1">
        <w:r w:rsidRPr="00B41E95">
          <w:rPr>
            <w:rStyle w:val="Hyperlink"/>
            <w:noProof/>
          </w:rPr>
          <w:t>https://doi.org/10.1038/nclimate2425</w:t>
        </w:r>
      </w:hyperlink>
    </w:p>
    <w:p w14:paraId="0834D759" w14:textId="678B3915" w:rsidR="00B41E95" w:rsidRPr="00B41E95" w:rsidRDefault="00B41E95" w:rsidP="00B41E95">
      <w:pPr>
        <w:pStyle w:val="EndNoteBibliography"/>
        <w:spacing w:after="0"/>
        <w:ind w:left="720" w:hanging="720"/>
        <w:rPr>
          <w:noProof/>
        </w:rPr>
      </w:pPr>
      <w:r w:rsidRPr="00B41E95">
        <w:rPr>
          <w:noProof/>
        </w:rPr>
        <w:t xml:space="preserve">Flörke M, Schneider C, McDonald RI (2018) Water competition between cities and agriculture driven by climate change and urban growth. Nat Sustain 1:51-58. </w:t>
      </w:r>
      <w:hyperlink r:id="rId24" w:history="1">
        <w:r w:rsidRPr="00B41E95">
          <w:rPr>
            <w:rStyle w:val="Hyperlink"/>
            <w:noProof/>
          </w:rPr>
          <w:t>https://doi.org/10.1038/s41893-017-0006-8</w:t>
        </w:r>
      </w:hyperlink>
    </w:p>
    <w:p w14:paraId="3F42C8DE" w14:textId="6CE40663" w:rsidR="00B41E95" w:rsidRPr="00B41E95" w:rsidRDefault="00B41E95" w:rsidP="00B41E95">
      <w:pPr>
        <w:pStyle w:val="EndNoteBibliography"/>
        <w:spacing w:after="0"/>
        <w:ind w:left="720" w:hanging="720"/>
        <w:rPr>
          <w:noProof/>
        </w:rPr>
      </w:pPr>
      <w:r w:rsidRPr="00B41E95">
        <w:rPr>
          <w:noProof/>
        </w:rPr>
        <w:t xml:space="preserve">Gilman J, Wu J (2023) The interactions among landscape pattern, climate change, and ecosystem services: progress and prospects. Reg Environ Change 23:67. </w:t>
      </w:r>
      <w:hyperlink r:id="rId25" w:history="1">
        <w:r w:rsidRPr="00B41E95">
          <w:rPr>
            <w:rStyle w:val="Hyperlink"/>
            <w:noProof/>
          </w:rPr>
          <w:t>https://doi.org/10.1007/s10113-023-02060-z</w:t>
        </w:r>
      </w:hyperlink>
    </w:p>
    <w:p w14:paraId="7794442E" w14:textId="5CD8D12E" w:rsidR="00B41E95" w:rsidRPr="00B41E95" w:rsidRDefault="00B41E95" w:rsidP="00B41E95">
      <w:pPr>
        <w:pStyle w:val="EndNoteBibliography"/>
        <w:spacing w:after="0"/>
        <w:ind w:left="720" w:hanging="720"/>
        <w:rPr>
          <w:noProof/>
        </w:rPr>
      </w:pPr>
      <w:r w:rsidRPr="00B41E95">
        <w:rPr>
          <w:noProof/>
        </w:rPr>
        <w:lastRenderedPageBreak/>
        <w:t xml:space="preserve">Gilman J, Wu J (2024) Identifying broken linkages coupling water availability and dryland urbanization for sustainability: The case of the Phoenix metropolitan region, USA. J Environ Manage 352:120097. </w:t>
      </w:r>
      <w:hyperlink r:id="rId26" w:history="1">
        <w:r w:rsidRPr="00B41E95">
          <w:rPr>
            <w:rStyle w:val="Hyperlink"/>
            <w:noProof/>
          </w:rPr>
          <w:t>https://doi.org/10.1016/j.jenvman.2024.120097</w:t>
        </w:r>
      </w:hyperlink>
    </w:p>
    <w:p w14:paraId="56BE91AB" w14:textId="434B6CD2" w:rsidR="00B41E95" w:rsidRPr="00B41E95" w:rsidRDefault="00B41E95" w:rsidP="00B41E95">
      <w:pPr>
        <w:pStyle w:val="EndNoteBibliography"/>
        <w:spacing w:after="0"/>
        <w:ind w:left="720" w:hanging="720"/>
        <w:rPr>
          <w:noProof/>
        </w:rPr>
      </w:pPr>
      <w:r w:rsidRPr="00B41E95">
        <w:rPr>
          <w:noProof/>
        </w:rPr>
        <w:t xml:space="preserve">Gilman J, Hill J, Wang X, Wu J (2025) Re-envisioning par for the course: an assessment of desert golf sustainability from a landscape perspective. Int J Sustain Dev World Ecol 32:80–95. </w:t>
      </w:r>
      <w:hyperlink r:id="rId27" w:history="1">
        <w:r w:rsidRPr="00B41E95">
          <w:rPr>
            <w:rStyle w:val="Hyperlink"/>
            <w:noProof/>
          </w:rPr>
          <w:t>https://doi.org/10.1080/13504509.2024.2405818</w:t>
        </w:r>
      </w:hyperlink>
    </w:p>
    <w:p w14:paraId="61EC2D15" w14:textId="7E19568B" w:rsidR="00B41E95" w:rsidRPr="00B41E95" w:rsidRDefault="00B41E95" w:rsidP="00B41E95">
      <w:pPr>
        <w:pStyle w:val="EndNoteBibliography"/>
        <w:spacing w:after="0"/>
        <w:ind w:left="720" w:hanging="720"/>
        <w:rPr>
          <w:noProof/>
        </w:rPr>
      </w:pPr>
      <w:r w:rsidRPr="00B41E95">
        <w:rPr>
          <w:noProof/>
        </w:rPr>
        <w:t xml:space="preserve">Gleeson T, Cuthbert M, Ferguson G, Perrone D (2020) Global groundwater sustainability, resources, and systems in the Anthropocene. Annu Rev Earth Planet Sci 48:431-463. </w:t>
      </w:r>
      <w:hyperlink r:id="rId28" w:history="1">
        <w:r w:rsidRPr="00B41E95">
          <w:rPr>
            <w:rStyle w:val="Hyperlink"/>
            <w:noProof/>
          </w:rPr>
          <w:t>https://doi.org/10.1146/annurev-earth-071719-055251</w:t>
        </w:r>
      </w:hyperlink>
    </w:p>
    <w:p w14:paraId="24E08934" w14:textId="77777777" w:rsidR="00B41E95" w:rsidRPr="00B41E95" w:rsidRDefault="00B41E95" w:rsidP="00B41E95">
      <w:pPr>
        <w:pStyle w:val="EndNoteBibliography"/>
        <w:spacing w:after="0"/>
        <w:ind w:left="720" w:hanging="720"/>
        <w:rPr>
          <w:noProof/>
        </w:rPr>
      </w:pPr>
      <w:r w:rsidRPr="00B41E95">
        <w:rPr>
          <w:noProof/>
        </w:rPr>
        <w:t>Gleick PH (1998) Water in crisis: Paths to sustainable water use. Ecol. Appl. 8:571-579. 10.1890/1051-0761(1998)008[0571:WICPTS]2.0.CO;2</w:t>
      </w:r>
    </w:p>
    <w:p w14:paraId="60355FBD" w14:textId="77777777" w:rsidR="00B41E95" w:rsidRPr="00B41E95" w:rsidRDefault="00B41E95" w:rsidP="00B41E95">
      <w:pPr>
        <w:pStyle w:val="EndNoteBibliography"/>
        <w:spacing w:after="0"/>
        <w:ind w:left="720" w:hanging="720"/>
        <w:rPr>
          <w:noProof/>
        </w:rPr>
      </w:pPr>
      <w:r w:rsidRPr="00B41E95">
        <w:rPr>
          <w:noProof/>
        </w:rPr>
        <w:t>Gleick PH (2003) Global Freshwater Resources: Soft-Path Solutions for the 21st Century. Science 302:1524-1528. 10.1126/science.1089967</w:t>
      </w:r>
    </w:p>
    <w:p w14:paraId="16E00BB7" w14:textId="484394F0" w:rsidR="00B41E95" w:rsidRPr="00B41E95" w:rsidRDefault="00B41E95" w:rsidP="00B41E95">
      <w:pPr>
        <w:pStyle w:val="EndNoteBibliography"/>
        <w:spacing w:after="0"/>
        <w:ind w:left="720" w:hanging="720"/>
        <w:rPr>
          <w:noProof/>
        </w:rPr>
      </w:pPr>
      <w:r w:rsidRPr="00B41E95">
        <w:rPr>
          <w:noProof/>
        </w:rPr>
        <w:t xml:space="preserve">Gober P, Kirkwood CW, Balling RC, Ellis AW, Deitrick S (2010) Water Planning Under Climatic Uncertainty in Phoenix: Why We Need a New Paradigm. Ann. Am. Assoc. Geogr. 100:356-372. </w:t>
      </w:r>
      <w:hyperlink r:id="rId29" w:history="1">
        <w:r w:rsidRPr="00B41E95">
          <w:rPr>
            <w:rStyle w:val="Hyperlink"/>
            <w:noProof/>
          </w:rPr>
          <w:t>http://doi.org/10.1080/00045601003595420</w:t>
        </w:r>
      </w:hyperlink>
    </w:p>
    <w:p w14:paraId="13BA8ECC" w14:textId="0BE21958" w:rsidR="00B41E95" w:rsidRPr="00B41E95" w:rsidRDefault="00B41E95" w:rsidP="00B41E95">
      <w:pPr>
        <w:pStyle w:val="EndNoteBibliography"/>
        <w:spacing w:after="0"/>
        <w:ind w:left="720" w:hanging="720"/>
        <w:rPr>
          <w:noProof/>
        </w:rPr>
      </w:pPr>
      <w:r w:rsidRPr="00B41E95">
        <w:rPr>
          <w:noProof/>
        </w:rPr>
        <w:t xml:space="preserve">Gober P, Wentz EA, Lant T, Tschudi MK, Kirkwood CW (2011) WaterSim: a simulation model for urban water planning in Phoenix, Arizona, USA. Environment and Planning B: Urban Analytics and City Science 38:197-215. </w:t>
      </w:r>
      <w:hyperlink r:id="rId30" w:history="1">
        <w:r w:rsidRPr="00B41E95">
          <w:rPr>
            <w:rStyle w:val="Hyperlink"/>
            <w:noProof/>
          </w:rPr>
          <w:t>https://doi.org/10.1068/b36075</w:t>
        </w:r>
      </w:hyperlink>
    </w:p>
    <w:p w14:paraId="62069BB5" w14:textId="77777777" w:rsidR="00B41E95" w:rsidRPr="00B41E95" w:rsidRDefault="00B41E95" w:rsidP="00B41E95">
      <w:pPr>
        <w:pStyle w:val="EndNoteBibliography"/>
        <w:spacing w:after="0"/>
        <w:ind w:left="720" w:hanging="720"/>
        <w:rPr>
          <w:noProof/>
        </w:rPr>
      </w:pPr>
      <w:r w:rsidRPr="00B41E95">
        <w:rPr>
          <w:noProof/>
        </w:rPr>
        <w:t xml:space="preserve">Gober P, Sampson DA, Quay R, White DD, Chow WT (2016) Urban adaptation to mega-drought: Anticipatory water modeling, policy, and planning for the urban Southwest. Sustainable cities and society 27:497-504. </w:t>
      </w:r>
    </w:p>
    <w:p w14:paraId="67EF7657" w14:textId="7D97198C" w:rsidR="00B41E95" w:rsidRPr="00B41E95" w:rsidRDefault="00B41E95" w:rsidP="00B41E95">
      <w:pPr>
        <w:pStyle w:val="EndNoteBibliography"/>
        <w:spacing w:after="0"/>
        <w:ind w:left="720" w:hanging="720"/>
        <w:rPr>
          <w:noProof/>
        </w:rPr>
      </w:pPr>
      <w:r w:rsidRPr="00B41E95">
        <w:rPr>
          <w:noProof/>
        </w:rPr>
        <w:t xml:space="preserve">Guston DH (2014) Understanding ‘anticipatory governance’. Soc Stud Sci 44:218-242. </w:t>
      </w:r>
      <w:hyperlink r:id="rId31" w:history="1">
        <w:r w:rsidRPr="00B41E95">
          <w:rPr>
            <w:rStyle w:val="Hyperlink"/>
            <w:noProof/>
          </w:rPr>
          <w:t>https://doi.org/10.1177/0306312713508669</w:t>
        </w:r>
      </w:hyperlink>
    </w:p>
    <w:p w14:paraId="19098332" w14:textId="6D7BA6CE" w:rsidR="00B41E95" w:rsidRPr="00B41E95" w:rsidRDefault="00B41E95" w:rsidP="00B41E95">
      <w:pPr>
        <w:pStyle w:val="EndNoteBibliography"/>
        <w:spacing w:after="0"/>
        <w:ind w:left="720" w:hanging="720"/>
        <w:rPr>
          <w:noProof/>
        </w:rPr>
      </w:pPr>
      <w:r w:rsidRPr="00B41E95">
        <w:rPr>
          <w:noProof/>
        </w:rPr>
        <w:t xml:space="preserve">He C, Liu Z, Wu J, Pan X, Fang Z et al (2021) Future global urban water scarcity and potential solutions. Nat Commun 12:4667. </w:t>
      </w:r>
      <w:hyperlink r:id="rId32" w:history="1">
        <w:r w:rsidRPr="00B41E95">
          <w:rPr>
            <w:rStyle w:val="Hyperlink"/>
            <w:noProof/>
          </w:rPr>
          <w:t>https://doi.org/10.1038/s41467-021-25026-3</w:t>
        </w:r>
      </w:hyperlink>
    </w:p>
    <w:p w14:paraId="5B8891E8" w14:textId="7E38B998" w:rsidR="00B41E95" w:rsidRPr="00B41E95" w:rsidRDefault="00B41E95" w:rsidP="00B41E95">
      <w:pPr>
        <w:pStyle w:val="EndNoteBibliography"/>
        <w:spacing w:after="0"/>
        <w:ind w:left="720" w:hanging="720"/>
        <w:rPr>
          <w:noProof/>
        </w:rPr>
      </w:pPr>
      <w:r w:rsidRPr="00B41E95">
        <w:rPr>
          <w:noProof/>
        </w:rPr>
        <w:t xml:space="preserve">Hirt P, Snyder R, Hester C, Larson K (2017) Water consumption and sustainability in Arizona: A tale of two desert cities. J. Southwest 59:264-301. </w:t>
      </w:r>
      <w:hyperlink r:id="rId33" w:history="1">
        <w:r w:rsidRPr="00B41E95">
          <w:rPr>
            <w:rStyle w:val="Hyperlink"/>
            <w:noProof/>
          </w:rPr>
          <w:t>http://doi.org/10.1353/jsw.2017.0017</w:t>
        </w:r>
      </w:hyperlink>
    </w:p>
    <w:p w14:paraId="07ADCF4F" w14:textId="77777777" w:rsidR="00B41E95" w:rsidRPr="00B41E95" w:rsidRDefault="00B41E95" w:rsidP="00B41E95">
      <w:pPr>
        <w:pStyle w:val="EndNoteBibliography"/>
        <w:spacing w:after="0"/>
        <w:ind w:left="720" w:hanging="720"/>
        <w:rPr>
          <w:noProof/>
        </w:rPr>
      </w:pPr>
      <w:r w:rsidRPr="00B41E95">
        <w:rPr>
          <w:noProof/>
        </w:rPr>
        <w:t>International Boundary Water Commission (2017) Minute No. 323: Extension of Cooperative Measures and Adoption of a Binational Water Scarcity Contingency Plan in the Colorado River Basin. Minute No. 323. International Boundary and Water Commission, Ciudad Juarez, Chihuahua</w:t>
      </w:r>
    </w:p>
    <w:p w14:paraId="147F5785" w14:textId="49F14FDF" w:rsidR="00B41E95" w:rsidRPr="00B41E95" w:rsidRDefault="00B41E95" w:rsidP="00B41E95">
      <w:pPr>
        <w:pStyle w:val="EndNoteBibliography"/>
        <w:spacing w:after="0"/>
        <w:ind w:left="720" w:hanging="720"/>
        <w:rPr>
          <w:noProof/>
        </w:rPr>
      </w:pPr>
      <w:r w:rsidRPr="00B41E95">
        <w:rPr>
          <w:noProof/>
        </w:rPr>
        <w:t xml:space="preserve">Jenerette GD (2025) Resilient urbanization for water limited environments. Cambridge Prisms: Drylands 2:e2. </w:t>
      </w:r>
      <w:hyperlink r:id="rId34" w:history="1">
        <w:r w:rsidRPr="00B41E95">
          <w:rPr>
            <w:rStyle w:val="Hyperlink"/>
            <w:noProof/>
          </w:rPr>
          <w:t>https://doi.org/10.1017/dry.2024.7</w:t>
        </w:r>
      </w:hyperlink>
    </w:p>
    <w:p w14:paraId="6E8100DC" w14:textId="77777777" w:rsidR="00B41E95" w:rsidRPr="00B41E95" w:rsidRDefault="00B41E95" w:rsidP="00B41E95">
      <w:pPr>
        <w:pStyle w:val="EndNoteBibliography"/>
        <w:spacing w:after="0"/>
        <w:ind w:left="720" w:hanging="720"/>
        <w:rPr>
          <w:noProof/>
        </w:rPr>
      </w:pPr>
      <w:r w:rsidRPr="00B41E95">
        <w:rPr>
          <w:noProof/>
        </w:rPr>
        <w:t xml:space="preserve">Lahmers T, Eden S (2018) Water and Irrigated Agriculture in Arizona. University of Arizona Water Resources Research Center, Tucson, Arizona. Accessed </w:t>
      </w:r>
    </w:p>
    <w:p w14:paraId="4C98E40F" w14:textId="15634C44" w:rsidR="00B41E95" w:rsidRPr="00B41E95" w:rsidRDefault="00B41E95" w:rsidP="00B41E95">
      <w:pPr>
        <w:pStyle w:val="EndNoteBibliography"/>
        <w:spacing w:after="0"/>
        <w:ind w:left="720" w:hanging="720"/>
        <w:rPr>
          <w:noProof/>
        </w:rPr>
      </w:pPr>
      <w:r w:rsidRPr="00B41E95">
        <w:rPr>
          <w:noProof/>
        </w:rPr>
        <w:t xml:space="preserve">Larson EK, Perrings C (2013) The value of water-related amenities in an arid city: The case of the Phoenix metropolitan area. Landsc Urban Plan 109:45-55. </w:t>
      </w:r>
      <w:hyperlink r:id="rId35" w:history="1">
        <w:r w:rsidRPr="00B41E95">
          <w:rPr>
            <w:rStyle w:val="Hyperlink"/>
            <w:noProof/>
          </w:rPr>
          <w:t>https://doi.org/10.1016/j.landurbplan.2012.10.008</w:t>
        </w:r>
      </w:hyperlink>
    </w:p>
    <w:p w14:paraId="06B75089" w14:textId="2D240269" w:rsidR="00B41E95" w:rsidRPr="00B41E95" w:rsidRDefault="00B41E95" w:rsidP="00B41E95">
      <w:pPr>
        <w:pStyle w:val="EndNoteBibliography"/>
        <w:spacing w:after="0"/>
        <w:ind w:left="720" w:hanging="720"/>
        <w:rPr>
          <w:noProof/>
        </w:rPr>
      </w:pPr>
      <w:r w:rsidRPr="00B41E95">
        <w:rPr>
          <w:noProof/>
        </w:rPr>
        <w:t xml:space="preserve">Levin SA, Anderies JM, Adger N, Barrett S, Bennett EM et al (2022) Governance in the face of extreme events: Lessons from evolutionary processes for structuring interventions, and the need to go beyond. Ecosystems 25:697-711. </w:t>
      </w:r>
      <w:hyperlink r:id="rId36" w:history="1">
        <w:r w:rsidRPr="00B41E95">
          <w:rPr>
            <w:rStyle w:val="Hyperlink"/>
            <w:noProof/>
          </w:rPr>
          <w:t>https://doi.org/10.1007/s10021-021-00680-2</w:t>
        </w:r>
      </w:hyperlink>
    </w:p>
    <w:p w14:paraId="1FA69408" w14:textId="3E819E44" w:rsidR="00B41E95" w:rsidRPr="00B41E95" w:rsidRDefault="00B41E95" w:rsidP="00B41E95">
      <w:pPr>
        <w:pStyle w:val="EndNoteBibliography"/>
        <w:spacing w:after="0"/>
        <w:ind w:left="720" w:hanging="720"/>
        <w:rPr>
          <w:noProof/>
        </w:rPr>
      </w:pPr>
      <w:r w:rsidRPr="00B41E95">
        <w:rPr>
          <w:noProof/>
        </w:rPr>
        <w:t xml:space="preserve">Liu L, Wu J (2022a) Scenario analysis in urban ecosystem services research: Progress, prospects, and implications for urban planning and management. Landsc Urban Plan 224:104433. </w:t>
      </w:r>
      <w:hyperlink r:id="rId37" w:history="1">
        <w:r w:rsidRPr="00B41E95">
          <w:rPr>
            <w:rStyle w:val="Hyperlink"/>
            <w:noProof/>
          </w:rPr>
          <w:t>https://doi.org/10.1016/j.landurbplan.2022.104433</w:t>
        </w:r>
      </w:hyperlink>
    </w:p>
    <w:p w14:paraId="4DB6BF38" w14:textId="77777777" w:rsidR="00B41E95" w:rsidRPr="00B41E95" w:rsidRDefault="00B41E95" w:rsidP="00B41E95">
      <w:pPr>
        <w:pStyle w:val="EndNoteBibliography"/>
        <w:spacing w:after="0"/>
        <w:ind w:left="720" w:hanging="720"/>
        <w:rPr>
          <w:noProof/>
        </w:rPr>
      </w:pPr>
      <w:r w:rsidRPr="00B41E95">
        <w:rPr>
          <w:noProof/>
        </w:rPr>
        <w:lastRenderedPageBreak/>
        <w:t>Liu Z, Wu J (2022b) Landscape-based solutions are needed for meeting water challenges of China’s expanding and thirsty cities. Landsc. Ecol. 37:2729-2733. doi: 10.1007/s10980-022-01536-3</w:t>
      </w:r>
    </w:p>
    <w:p w14:paraId="0C6B77AF" w14:textId="77777777" w:rsidR="00B41E95" w:rsidRPr="00B41E95" w:rsidRDefault="00B41E95" w:rsidP="00B41E95">
      <w:pPr>
        <w:pStyle w:val="EndNoteBibliography"/>
        <w:spacing w:after="0"/>
        <w:ind w:left="720" w:hanging="720"/>
        <w:rPr>
          <w:noProof/>
        </w:rPr>
      </w:pPr>
      <w:r w:rsidRPr="00B41E95">
        <w:rPr>
          <w:noProof/>
        </w:rPr>
        <w:t xml:space="preserve">MEA (2005) Ecosystems and Human Well-being: Desertification Synthesis. World Resources Institute, Washington, DC. </w:t>
      </w:r>
    </w:p>
    <w:p w14:paraId="44199492" w14:textId="75892ABE" w:rsidR="00B41E95" w:rsidRPr="00B41E95" w:rsidRDefault="00B41E95" w:rsidP="00B41E95">
      <w:pPr>
        <w:pStyle w:val="EndNoteBibliography"/>
        <w:spacing w:after="0"/>
        <w:ind w:left="720" w:hanging="720"/>
        <w:rPr>
          <w:noProof/>
        </w:rPr>
      </w:pPr>
      <w:r w:rsidRPr="00B41E95">
        <w:rPr>
          <w:noProof/>
        </w:rPr>
        <w:t xml:space="preserve">Mirzabaev A, Stringer LC, Benjaminsen TA, Gonzalez P, Harris R et al (2022) Cross-Chapter paper 3: Deserts, semiarid areas and desertification. In: Pörtner H-O, Roberts DC, Tignor M et al (eds) Climate Change 2022: Impacts, Adaptation and Vulnerability. Contribution of Working Group II to the Sixth Assessment Report of the Intergovernmental Panel on Climate Change. Cambridge University Press, Cambridge (UK), pp 2195–2231. </w:t>
      </w:r>
      <w:hyperlink r:id="rId38" w:history="1">
        <w:r w:rsidRPr="00B41E95">
          <w:rPr>
            <w:rStyle w:val="Hyperlink"/>
            <w:noProof/>
          </w:rPr>
          <w:t>https://doi.org/10.1017/9781009325844.020</w:t>
        </w:r>
      </w:hyperlink>
    </w:p>
    <w:p w14:paraId="774051E6" w14:textId="26B43729" w:rsidR="00B41E95" w:rsidRPr="00B41E95" w:rsidRDefault="00B41E95" w:rsidP="00B41E95">
      <w:pPr>
        <w:pStyle w:val="EndNoteBibliography"/>
        <w:spacing w:after="0"/>
        <w:ind w:left="720" w:hanging="720"/>
        <w:rPr>
          <w:noProof/>
        </w:rPr>
      </w:pPr>
      <w:r w:rsidRPr="00B41E95">
        <w:rPr>
          <w:noProof/>
        </w:rPr>
        <w:t xml:space="preserve">Overpeck J, Udall B (2010) Dry times ahead. Science 328:1642-1643. </w:t>
      </w:r>
      <w:hyperlink r:id="rId39" w:history="1">
        <w:r w:rsidRPr="00B41E95">
          <w:rPr>
            <w:rStyle w:val="Hyperlink"/>
            <w:noProof/>
          </w:rPr>
          <w:t>https://doi.org/10.1126/science.1186591</w:t>
        </w:r>
      </w:hyperlink>
    </w:p>
    <w:p w14:paraId="59C10516" w14:textId="3C4152C4" w:rsidR="00B41E95" w:rsidRPr="00B41E95" w:rsidRDefault="00B41E95" w:rsidP="00B41E95">
      <w:pPr>
        <w:pStyle w:val="EndNoteBibliography"/>
        <w:spacing w:after="0"/>
        <w:ind w:left="720" w:hanging="720"/>
        <w:rPr>
          <w:noProof/>
        </w:rPr>
      </w:pPr>
      <w:r w:rsidRPr="00B41E95">
        <w:rPr>
          <w:noProof/>
        </w:rPr>
        <w:t xml:space="preserve">Pianosi F, Beven K, Freer J, Hall JW, Rougier J et al (2016) Sensitivity analysis of environmental models: A systematic review with practical workflow. Environ Model Softw 79:214-232. </w:t>
      </w:r>
      <w:hyperlink r:id="rId40" w:history="1">
        <w:r w:rsidRPr="00B41E95">
          <w:rPr>
            <w:rStyle w:val="Hyperlink"/>
            <w:noProof/>
          </w:rPr>
          <w:t>https://doi.org/10.1016/j.envsoft.2016.02.008</w:t>
        </w:r>
      </w:hyperlink>
    </w:p>
    <w:p w14:paraId="09FCB899" w14:textId="77777777" w:rsidR="00B41E95" w:rsidRPr="00B41E95" w:rsidRDefault="00B41E95" w:rsidP="00B41E95">
      <w:pPr>
        <w:pStyle w:val="EndNoteBibliography"/>
        <w:spacing w:after="0"/>
        <w:ind w:left="720" w:hanging="720"/>
        <w:rPr>
          <w:noProof/>
        </w:rPr>
      </w:pPr>
      <w:r w:rsidRPr="00B41E95">
        <w:rPr>
          <w:noProof/>
        </w:rPr>
        <w:t xml:space="preserve">Reisner M (1986) Cadillac Desert: The American West and Its Disappearing Water. Penguin Books, New York. </w:t>
      </w:r>
    </w:p>
    <w:p w14:paraId="1029819B" w14:textId="77777777" w:rsidR="00B41E95" w:rsidRPr="00B41E95" w:rsidRDefault="00B41E95" w:rsidP="00B41E95">
      <w:pPr>
        <w:pStyle w:val="EndNoteBibliography"/>
        <w:spacing w:after="0"/>
        <w:ind w:left="720" w:hanging="720"/>
        <w:rPr>
          <w:noProof/>
        </w:rPr>
      </w:pPr>
      <w:r w:rsidRPr="00B41E95">
        <w:rPr>
          <w:noProof/>
        </w:rPr>
        <w:t xml:space="preserve">Richter BD (2023) Decoupling urban water use from population growth in the Colorado River basin. Journal of Water Resources Planning and Management 149:04022082. </w:t>
      </w:r>
    </w:p>
    <w:p w14:paraId="0FC2D134" w14:textId="12215115" w:rsidR="00B41E95" w:rsidRPr="00B41E95" w:rsidRDefault="00B41E95" w:rsidP="00B41E95">
      <w:pPr>
        <w:pStyle w:val="EndNoteBibliography"/>
        <w:spacing w:after="0"/>
        <w:ind w:left="720" w:hanging="720"/>
        <w:rPr>
          <w:noProof/>
        </w:rPr>
      </w:pPr>
      <w:r w:rsidRPr="00B41E95">
        <w:rPr>
          <w:noProof/>
        </w:rPr>
        <w:t xml:space="preserve">Sabo JL, Sinha T, Bowling LC, Schoups GHW, Wallender WW et al (2010) Reclaiming freshwater sustainability in the Cadillac Desert. Proc Natl Acad Sci U S A 107:21263-21270. </w:t>
      </w:r>
      <w:hyperlink r:id="rId41" w:history="1">
        <w:r w:rsidRPr="00B41E95">
          <w:rPr>
            <w:rStyle w:val="Hyperlink"/>
            <w:noProof/>
          </w:rPr>
          <w:t>https://doi.org/10.1073/pnas.1009734108</w:t>
        </w:r>
      </w:hyperlink>
    </w:p>
    <w:p w14:paraId="3334D821" w14:textId="7E18096A" w:rsidR="00B41E95" w:rsidRPr="00B41E95" w:rsidRDefault="00B41E95" w:rsidP="00B41E95">
      <w:pPr>
        <w:pStyle w:val="EndNoteBibliography"/>
        <w:spacing w:after="0"/>
        <w:ind w:left="720" w:hanging="720"/>
        <w:rPr>
          <w:noProof/>
        </w:rPr>
      </w:pPr>
      <w:r w:rsidRPr="00B41E95">
        <w:rPr>
          <w:noProof/>
        </w:rPr>
        <w:t xml:space="preserve">Sampson DA, Escobar V, Tschudi MK, Lant T, Gober P (2011) A provider-based water planning and management model - WaterSim 4.0 - For the Phoenix Metropolitan Area. J. Environ. Manage. 92:2596-2610. </w:t>
      </w:r>
      <w:hyperlink r:id="rId42" w:history="1">
        <w:r w:rsidRPr="00B41E95">
          <w:rPr>
            <w:rStyle w:val="Hyperlink"/>
            <w:noProof/>
          </w:rPr>
          <w:t>http://doi.org/10.1016/j.jenvman.2011.05.032</w:t>
        </w:r>
      </w:hyperlink>
    </w:p>
    <w:p w14:paraId="756D25AB" w14:textId="5E25D6E9" w:rsidR="00B41E95" w:rsidRPr="00B41E95" w:rsidRDefault="00B41E95" w:rsidP="00B41E95">
      <w:pPr>
        <w:pStyle w:val="EndNoteBibliography"/>
        <w:spacing w:after="0"/>
        <w:ind w:left="720" w:hanging="720"/>
        <w:rPr>
          <w:noProof/>
        </w:rPr>
      </w:pPr>
      <w:r w:rsidRPr="00B41E95">
        <w:rPr>
          <w:noProof/>
        </w:rPr>
        <w:t xml:space="preserve">Sampson DA, Quay R, White DD (2016) Anticipatory modeling for water supply sustainability in Phoenix, Arizona. Environ Sci Policy 55:36-46. </w:t>
      </w:r>
      <w:hyperlink r:id="rId43" w:history="1">
        <w:r w:rsidRPr="00B41E95">
          <w:rPr>
            <w:rStyle w:val="Hyperlink"/>
            <w:noProof/>
          </w:rPr>
          <w:t>https://doi.org/10.1016/j.envsci.2015.08.014</w:t>
        </w:r>
      </w:hyperlink>
    </w:p>
    <w:p w14:paraId="48E10399" w14:textId="46DAB8E6" w:rsidR="00B41E95" w:rsidRPr="00B41E95" w:rsidRDefault="00B41E95" w:rsidP="00B41E95">
      <w:pPr>
        <w:pStyle w:val="EndNoteBibliography"/>
        <w:spacing w:after="0"/>
        <w:ind w:left="720" w:hanging="720"/>
        <w:rPr>
          <w:noProof/>
        </w:rPr>
      </w:pPr>
      <w:r w:rsidRPr="00B41E95">
        <w:rPr>
          <w:noProof/>
        </w:rPr>
        <w:t xml:space="preserve">Sampson DA, Cook EM, Davidson MJ, Grimm NB, Iwaniec DM (2020) Simulating alternative sustainable water futures. Sustain. Sci. 15:1199-1210. </w:t>
      </w:r>
      <w:hyperlink r:id="rId44" w:history="1">
        <w:r w:rsidRPr="00B41E95">
          <w:rPr>
            <w:rStyle w:val="Hyperlink"/>
            <w:noProof/>
          </w:rPr>
          <w:t>https://doi.org/10.1007/s11625-020-00820-y</w:t>
        </w:r>
      </w:hyperlink>
    </w:p>
    <w:p w14:paraId="088132AE" w14:textId="279ED163" w:rsidR="00B41E95" w:rsidRPr="00B41E95" w:rsidRDefault="00B41E95" w:rsidP="00B41E95">
      <w:pPr>
        <w:pStyle w:val="EndNoteBibliography"/>
        <w:spacing w:after="0"/>
        <w:ind w:left="720" w:hanging="720"/>
        <w:rPr>
          <w:noProof/>
        </w:rPr>
      </w:pPr>
      <w:r w:rsidRPr="00B41E95">
        <w:rPr>
          <w:noProof/>
        </w:rPr>
        <w:t xml:space="preserve">Schulze P, Meerow S (2025) Navigating cross-scalar challenges in adapting to climate change: insights from water planning in the Phoenix Metropolitan Area. Mitig Adapt Strateg Glob Chang 30:65. </w:t>
      </w:r>
      <w:hyperlink r:id="rId45" w:history="1">
        <w:r w:rsidRPr="00B41E95">
          <w:rPr>
            <w:rStyle w:val="Hyperlink"/>
            <w:noProof/>
          </w:rPr>
          <w:t>https://doi.org/10.1007/s11027-025-10246-5</w:t>
        </w:r>
      </w:hyperlink>
    </w:p>
    <w:p w14:paraId="6A55A473" w14:textId="18CB85D9" w:rsidR="00B41E95" w:rsidRPr="00B41E95" w:rsidRDefault="00B41E95" w:rsidP="00B41E95">
      <w:pPr>
        <w:pStyle w:val="EndNoteBibliography"/>
        <w:spacing w:after="0"/>
        <w:ind w:left="720" w:hanging="720"/>
        <w:rPr>
          <w:noProof/>
        </w:rPr>
      </w:pPr>
      <w:r w:rsidRPr="00B41E95">
        <w:rPr>
          <w:noProof/>
        </w:rPr>
        <w:t xml:space="preserve">Shead S (2021) Why Intel and TSMC are building water-dependent chip factories in one of the driest U.S. states. CNBC. </w:t>
      </w:r>
      <w:hyperlink r:id="rId46" w:history="1">
        <w:r w:rsidRPr="00B41E95">
          <w:rPr>
            <w:rStyle w:val="Hyperlink"/>
            <w:noProof/>
          </w:rPr>
          <w:t>https://www.cnbc.com/2021/06/04/why-intel-tsmc-are-building-water-dependent-chip-plants-in-arizona.html</w:t>
        </w:r>
      </w:hyperlink>
      <w:r w:rsidRPr="00B41E95">
        <w:rPr>
          <w:noProof/>
        </w:rPr>
        <w:t>. Accessed 13 August 2026</w:t>
      </w:r>
    </w:p>
    <w:p w14:paraId="01C689F3" w14:textId="6216AF8E" w:rsidR="00B41E95" w:rsidRPr="00B41E95" w:rsidRDefault="00B41E95" w:rsidP="00B41E95">
      <w:pPr>
        <w:pStyle w:val="EndNoteBibliography"/>
        <w:spacing w:after="0"/>
        <w:ind w:left="720" w:hanging="720"/>
        <w:rPr>
          <w:noProof/>
        </w:rPr>
      </w:pPr>
      <w:r w:rsidRPr="00B41E95">
        <w:rPr>
          <w:noProof/>
        </w:rPr>
        <w:t xml:space="preserve">Sternberg T (2016) Water megaprojects in deserts and drylands. Int J Water Resour Dev 32:301-320. </w:t>
      </w:r>
      <w:hyperlink r:id="rId47" w:history="1">
        <w:r w:rsidRPr="00B41E95">
          <w:rPr>
            <w:rStyle w:val="Hyperlink"/>
            <w:noProof/>
          </w:rPr>
          <w:t>https://doi.org/10.1080/07900627.2015.1012660</w:t>
        </w:r>
      </w:hyperlink>
    </w:p>
    <w:p w14:paraId="39F9623B" w14:textId="4FE27481" w:rsidR="00B41E95" w:rsidRPr="00B41E95" w:rsidRDefault="00B41E95" w:rsidP="00B41E95">
      <w:pPr>
        <w:pStyle w:val="EndNoteBibliography"/>
        <w:spacing w:after="0"/>
        <w:ind w:left="720" w:hanging="720"/>
        <w:rPr>
          <w:noProof/>
        </w:rPr>
      </w:pPr>
      <w:r w:rsidRPr="00B41E95">
        <w:rPr>
          <w:noProof/>
        </w:rPr>
        <w:t xml:space="preserve">Stringer LC, Mirzabaev A, Benjaminsen TA, Harris RM, Jafari M et al (2021) Climate change impacts on water security in global drylands. One Earth 4:851-864. </w:t>
      </w:r>
      <w:hyperlink r:id="rId48" w:history="1">
        <w:r w:rsidRPr="00B41E95">
          <w:rPr>
            <w:rStyle w:val="Hyperlink"/>
            <w:noProof/>
          </w:rPr>
          <w:t>https://doi.org/10.1016/j.oneear.2021.05.010</w:t>
        </w:r>
      </w:hyperlink>
    </w:p>
    <w:p w14:paraId="01825A3D" w14:textId="2A4AA42B" w:rsidR="00B41E95" w:rsidRPr="00B41E95" w:rsidRDefault="00B41E95" w:rsidP="00B41E95">
      <w:pPr>
        <w:pStyle w:val="EndNoteBibliography"/>
        <w:spacing w:after="0"/>
        <w:ind w:left="720" w:hanging="720"/>
        <w:rPr>
          <w:noProof/>
        </w:rPr>
      </w:pPr>
      <w:r w:rsidRPr="00B41E95">
        <w:rPr>
          <w:noProof/>
        </w:rPr>
        <w:t xml:space="preserve">U. S. Bureau of Reclamation (2020) Review of the Colorado River Interim Guidelines for Lower Basin Shortages and Coordinated Operations for Lake Powell and Lake Mead. U.S. Department of the Interior, Bureau of Reclamation. </w:t>
      </w:r>
      <w:hyperlink r:id="rId49" w:history="1">
        <w:r w:rsidRPr="00B41E95">
          <w:rPr>
            <w:rStyle w:val="Hyperlink"/>
            <w:noProof/>
          </w:rPr>
          <w:t>https://www.usbr.gov/ColoradoRiverBasin/documents/7d/7.D.Review_FinalReport_12-18-2020.pdf</w:t>
        </w:r>
      </w:hyperlink>
      <w:r w:rsidRPr="00B41E95">
        <w:rPr>
          <w:noProof/>
        </w:rPr>
        <w:t xml:space="preserve">. Accessed </w:t>
      </w:r>
    </w:p>
    <w:p w14:paraId="4202814D" w14:textId="70A73099" w:rsidR="00B41E95" w:rsidRPr="00B41E95" w:rsidRDefault="00B41E95" w:rsidP="00B41E95">
      <w:pPr>
        <w:pStyle w:val="EndNoteBibliography"/>
        <w:spacing w:after="0"/>
        <w:ind w:left="720" w:hanging="720"/>
        <w:rPr>
          <w:noProof/>
        </w:rPr>
      </w:pPr>
      <w:r w:rsidRPr="00B41E95">
        <w:rPr>
          <w:noProof/>
        </w:rPr>
        <w:t xml:space="preserve">U. S. Census Bureau (1973) 1970 Census of Population: Characteristics of the Population, Volume I, Part 4, Arizona. U.S. Department of Commerce, Washington, DC. </w:t>
      </w:r>
      <w:hyperlink r:id="rId50" w:history="1">
        <w:r w:rsidRPr="00B41E95">
          <w:rPr>
            <w:rStyle w:val="Hyperlink"/>
            <w:noProof/>
          </w:rPr>
          <w:t>https://www2.census.gov/prod2/decennial/documents/1970a_az-04.pdf</w:t>
        </w:r>
      </w:hyperlink>
      <w:r w:rsidRPr="00B41E95">
        <w:rPr>
          <w:noProof/>
        </w:rPr>
        <w:t>. Accessed 12 August 2026</w:t>
      </w:r>
    </w:p>
    <w:p w14:paraId="00E98B16" w14:textId="2758698F" w:rsidR="00B41E95" w:rsidRPr="00B41E95" w:rsidRDefault="00B41E95" w:rsidP="00B41E95">
      <w:pPr>
        <w:pStyle w:val="EndNoteBibliography"/>
        <w:spacing w:after="0"/>
        <w:ind w:left="720" w:hanging="720"/>
        <w:rPr>
          <w:noProof/>
        </w:rPr>
      </w:pPr>
      <w:r w:rsidRPr="00B41E95">
        <w:rPr>
          <w:noProof/>
        </w:rPr>
        <w:t xml:space="preserve">U. S. Census Bureau (2026) Slow Growth Impacts Nation's Largest Counties Hardest. U.S. Census Bureau, Washington, DC. </w:t>
      </w:r>
      <w:hyperlink r:id="rId51" w:history="1">
        <w:r w:rsidRPr="00B41E95">
          <w:rPr>
            <w:rStyle w:val="Hyperlink"/>
            <w:noProof/>
          </w:rPr>
          <w:t>https://www.census.gov/newsroom/press-releases/2026/2025-popest-metro-micro-counties.html</w:t>
        </w:r>
      </w:hyperlink>
      <w:r w:rsidRPr="00B41E95">
        <w:rPr>
          <w:noProof/>
        </w:rPr>
        <w:t>. Accessed 12 August 2026</w:t>
      </w:r>
    </w:p>
    <w:p w14:paraId="2AE45080" w14:textId="413DA616" w:rsidR="00B41E95" w:rsidRPr="00B41E95" w:rsidRDefault="00B41E95" w:rsidP="00B41E95">
      <w:pPr>
        <w:pStyle w:val="EndNoteBibliography"/>
        <w:spacing w:after="0"/>
        <w:ind w:left="720" w:hanging="720"/>
        <w:rPr>
          <w:noProof/>
        </w:rPr>
      </w:pPr>
      <w:r w:rsidRPr="00B41E95">
        <w:rPr>
          <w:noProof/>
        </w:rPr>
        <w:t xml:space="preserve">U. S. Department of the Interior (2007) Record of Decision: Colorado River Interim Guidelines for Lower Basin Shortages and the Coordinated Operations for Lake Powell and Lake Mead. U.S. Department of the Interior, Washington, DC. </w:t>
      </w:r>
      <w:hyperlink r:id="rId52" w:history="1">
        <w:r w:rsidRPr="00B41E95">
          <w:rPr>
            <w:rStyle w:val="Hyperlink"/>
            <w:noProof/>
          </w:rPr>
          <w:t>https://www.usbr.gov/lc/region/programs/strategies/RecordofDecision.pdf</w:t>
        </w:r>
      </w:hyperlink>
      <w:r w:rsidRPr="00B41E95">
        <w:rPr>
          <w:noProof/>
        </w:rPr>
        <w:t xml:space="preserve">. Accessed </w:t>
      </w:r>
    </w:p>
    <w:p w14:paraId="2023571A" w14:textId="4848E650" w:rsidR="00B41E95" w:rsidRPr="00B41E95" w:rsidRDefault="00B41E95" w:rsidP="00B41E95">
      <w:pPr>
        <w:pStyle w:val="EndNoteBibliography"/>
        <w:spacing w:after="0"/>
        <w:ind w:left="720" w:hanging="720"/>
        <w:rPr>
          <w:noProof/>
        </w:rPr>
      </w:pPr>
      <w:r w:rsidRPr="00B41E95">
        <w:rPr>
          <w:noProof/>
        </w:rPr>
        <w:t xml:space="preserve">UN-Water (2021a) UN-Water analytical brief: Water Use Efficiency. Geneva, Switzerland. </w:t>
      </w:r>
      <w:hyperlink r:id="rId53" w:history="1">
        <w:r w:rsidRPr="00B41E95">
          <w:rPr>
            <w:rStyle w:val="Hyperlink"/>
            <w:noProof/>
          </w:rPr>
          <w:t>https://www.unwater.org/publications/un-water-analytical-brief-water-use-efficiency</w:t>
        </w:r>
      </w:hyperlink>
      <w:r w:rsidRPr="00B41E95">
        <w:rPr>
          <w:noProof/>
        </w:rPr>
        <w:t xml:space="preserve">. Accessed </w:t>
      </w:r>
    </w:p>
    <w:p w14:paraId="1B4B2584" w14:textId="3563C546" w:rsidR="00B41E95" w:rsidRPr="00B41E95" w:rsidRDefault="00B41E95" w:rsidP="00B41E95">
      <w:pPr>
        <w:pStyle w:val="EndNoteBibliography"/>
        <w:spacing w:after="0"/>
        <w:ind w:left="720" w:hanging="720"/>
        <w:rPr>
          <w:noProof/>
        </w:rPr>
      </w:pPr>
      <w:r w:rsidRPr="00B41E95">
        <w:rPr>
          <w:noProof/>
        </w:rPr>
        <w:t xml:space="preserve">UN-Water (2021b) Progress on change in water-use efficiency. Global status and acceleration needs for SDG indicator 6.4.1. United Nations, Rome. </w:t>
      </w:r>
      <w:hyperlink r:id="rId54" w:history="1">
        <w:r w:rsidRPr="00B41E95">
          <w:rPr>
            <w:rStyle w:val="Hyperlink"/>
            <w:noProof/>
          </w:rPr>
          <w:t>https://openknowledge.fao.org/items/09c6ea93-96b2-4614-b41f-50c38ab59cef</w:t>
        </w:r>
      </w:hyperlink>
      <w:r w:rsidRPr="00B41E95">
        <w:rPr>
          <w:noProof/>
        </w:rPr>
        <w:t>. Accessed 3 June 2023</w:t>
      </w:r>
    </w:p>
    <w:p w14:paraId="45C3E9D8" w14:textId="0D5A12DF" w:rsidR="00B41E95" w:rsidRPr="00B41E95" w:rsidRDefault="00B41E95" w:rsidP="00B41E95">
      <w:pPr>
        <w:pStyle w:val="EndNoteBibliography"/>
        <w:spacing w:after="0"/>
        <w:ind w:left="720" w:hanging="720"/>
        <w:rPr>
          <w:noProof/>
        </w:rPr>
      </w:pPr>
      <w:r w:rsidRPr="00B41E95">
        <w:rPr>
          <w:noProof/>
        </w:rPr>
        <w:t xml:space="preserve">United Nations Environment Programme (UNEP) (2006) Global Deserts Outlook. United Nations Environment Programme, Nairobi, Kenya. </w:t>
      </w:r>
      <w:hyperlink r:id="rId55" w:history="1">
        <w:r w:rsidRPr="00B41E95">
          <w:rPr>
            <w:rStyle w:val="Hyperlink"/>
            <w:noProof/>
          </w:rPr>
          <w:t>https://www.unep.org/resources/report/global-deserts-outlook</w:t>
        </w:r>
      </w:hyperlink>
      <w:r w:rsidRPr="00B41E95">
        <w:rPr>
          <w:noProof/>
        </w:rPr>
        <w:t>. Accessed 15 August 2026</w:t>
      </w:r>
    </w:p>
    <w:p w14:paraId="4F5C200A" w14:textId="252CF53A" w:rsidR="00B41E95" w:rsidRPr="00B41E95" w:rsidRDefault="00B41E95" w:rsidP="00B41E95">
      <w:pPr>
        <w:pStyle w:val="EndNoteBibliography"/>
        <w:spacing w:after="0"/>
        <w:ind w:left="720" w:hanging="720"/>
        <w:rPr>
          <w:noProof/>
        </w:rPr>
      </w:pPr>
      <w:r w:rsidRPr="00B41E95">
        <w:rPr>
          <w:noProof/>
        </w:rPr>
        <w:t xml:space="preserve">van der Esch S, ten Brink B, Stehfest E, Bakkenes AS, Bouwman A et al (2017) Exploring future changes in land use and land condition and the impacts on food, water, climate change and biodiversity: scenarios for the UNCCD Global Land Outlook. PBL Netherlands Environmental Assessment Agency, Hague, Netherlands. </w:t>
      </w:r>
      <w:hyperlink r:id="rId56" w:history="1">
        <w:r w:rsidRPr="00B41E95">
          <w:rPr>
            <w:rStyle w:val="Hyperlink"/>
            <w:noProof/>
          </w:rPr>
          <w:t>https://www.unccd.int/sites/default/files/2018-06/pbl-2017-exploring-future-changes-in-land-use-and-land-condition-2076.pdf</w:t>
        </w:r>
      </w:hyperlink>
      <w:r w:rsidRPr="00B41E95">
        <w:rPr>
          <w:noProof/>
        </w:rPr>
        <w:t xml:space="preserve">. Accessed </w:t>
      </w:r>
    </w:p>
    <w:p w14:paraId="0C2C0421" w14:textId="38540597" w:rsidR="00B41E95" w:rsidRPr="00B41E95" w:rsidRDefault="00B41E95" w:rsidP="00B41E95">
      <w:pPr>
        <w:pStyle w:val="EndNoteBibliography"/>
        <w:spacing w:after="0"/>
        <w:ind w:left="720" w:hanging="720"/>
        <w:rPr>
          <w:noProof/>
        </w:rPr>
      </w:pPr>
      <w:r w:rsidRPr="00B41E95">
        <w:rPr>
          <w:noProof/>
        </w:rPr>
        <w:t xml:space="preserve">Wang X, Liu Z, Wu J (2025) Inter-basin water transfer and water security: A landscape sustainability science perspective. J Environ Manage 390:126326. </w:t>
      </w:r>
      <w:hyperlink r:id="rId57" w:history="1">
        <w:r w:rsidRPr="00B41E95">
          <w:rPr>
            <w:rStyle w:val="Hyperlink"/>
            <w:noProof/>
          </w:rPr>
          <w:t>https://doi.org/10.1016/j.jenvman.2025.126326</w:t>
        </w:r>
      </w:hyperlink>
    </w:p>
    <w:p w14:paraId="17E7C326" w14:textId="77777777" w:rsidR="00B41E95" w:rsidRPr="00B41E95" w:rsidRDefault="00B41E95" w:rsidP="00B41E95">
      <w:pPr>
        <w:pStyle w:val="EndNoteBibliography"/>
        <w:spacing w:after="0"/>
        <w:ind w:left="720" w:hanging="720"/>
        <w:rPr>
          <w:noProof/>
        </w:rPr>
      </w:pPr>
      <w:r w:rsidRPr="00B41E95">
        <w:rPr>
          <w:noProof/>
        </w:rPr>
        <w:t xml:space="preserve">White DD, Keeler LW, Wiek A, Larson KL (2015) Envisioning the future of water governance: A survey of central Arizona water decision makers. Environmental Practice 17:25-35. </w:t>
      </w:r>
    </w:p>
    <w:p w14:paraId="422FDD30" w14:textId="77777777" w:rsidR="00B41E95" w:rsidRPr="00B41E95" w:rsidRDefault="00B41E95" w:rsidP="00B41E95">
      <w:pPr>
        <w:pStyle w:val="EndNoteBibliography"/>
        <w:spacing w:after="0"/>
        <w:ind w:left="720" w:hanging="720"/>
        <w:rPr>
          <w:noProof/>
        </w:rPr>
      </w:pPr>
      <w:r w:rsidRPr="00B41E95">
        <w:rPr>
          <w:noProof/>
        </w:rPr>
        <w:t xml:space="preserve">Whitford WG, Duval BD (2020) The ecology of desert systems. Academic Press, London (UK). </w:t>
      </w:r>
    </w:p>
    <w:p w14:paraId="1293297A" w14:textId="77777777" w:rsidR="00B41E95" w:rsidRPr="00B41E95" w:rsidRDefault="00B41E95" w:rsidP="00B41E95">
      <w:pPr>
        <w:pStyle w:val="EndNoteBibliography"/>
        <w:spacing w:after="0"/>
        <w:ind w:left="720" w:hanging="720"/>
        <w:rPr>
          <w:noProof/>
        </w:rPr>
      </w:pPr>
      <w:r w:rsidRPr="00B41E95">
        <w:rPr>
          <w:noProof/>
        </w:rPr>
        <w:t>Wilder MO, Aguilar-Barajas I, Pineda-Pablos N, Varady RG, Megdal SB et al (2016) Desalination and water security in the US–Mexico border region: assessing the social, environmental and political impacts. Water International 41:756-775. 10.1080/02508060.2016.1166416</w:t>
      </w:r>
    </w:p>
    <w:p w14:paraId="01C5394E" w14:textId="5F5278A2" w:rsidR="00B41E95" w:rsidRPr="00B41E95" w:rsidRDefault="00B41E95" w:rsidP="00B41E95">
      <w:pPr>
        <w:pStyle w:val="EndNoteBibliography"/>
        <w:spacing w:after="0"/>
        <w:ind w:left="720" w:hanging="720"/>
        <w:rPr>
          <w:noProof/>
        </w:rPr>
      </w:pPr>
      <w:r w:rsidRPr="00B41E95">
        <w:rPr>
          <w:noProof/>
        </w:rPr>
        <w:t xml:space="preserve">Wu J, Jenerette GD, Buyantuyev A, Redman CL (2011) Quantifying spatiotemporal patterns of urbanization: The case of the two fastest growing metropolitan regions in the United States. Ecol Complex 8:1-8. </w:t>
      </w:r>
      <w:hyperlink r:id="rId58" w:history="1">
        <w:r w:rsidRPr="00B41E95">
          <w:rPr>
            <w:rStyle w:val="Hyperlink"/>
            <w:noProof/>
          </w:rPr>
          <w:t>https://doi.org/10.1016/j.ecocom.2010.03.002</w:t>
        </w:r>
      </w:hyperlink>
    </w:p>
    <w:p w14:paraId="18410E63" w14:textId="1B1FDCE9" w:rsidR="00B41E95" w:rsidRPr="00B41E95" w:rsidRDefault="00B41E95" w:rsidP="00B41E95">
      <w:pPr>
        <w:pStyle w:val="EndNoteBibliography"/>
        <w:spacing w:after="0"/>
        <w:ind w:left="720" w:hanging="720"/>
        <w:rPr>
          <w:noProof/>
        </w:rPr>
      </w:pPr>
      <w:r w:rsidRPr="00B41E95">
        <w:rPr>
          <w:noProof/>
        </w:rPr>
        <w:t xml:space="preserve">Wu J (2013) Landscape sustainability science: ecosystem services and human well-being in changing landscapes. Landsc. Ecol. 28:999-1023. </w:t>
      </w:r>
      <w:hyperlink r:id="rId59" w:history="1">
        <w:r w:rsidRPr="00B41E95">
          <w:rPr>
            <w:rStyle w:val="Hyperlink"/>
            <w:noProof/>
          </w:rPr>
          <w:t>https://doi.org/10.1007/s10980-013-9894-9</w:t>
        </w:r>
      </w:hyperlink>
    </w:p>
    <w:p w14:paraId="38CD6240" w14:textId="0DDE4C16" w:rsidR="00B41E95" w:rsidRPr="00B41E95" w:rsidRDefault="00B41E95" w:rsidP="00B41E95">
      <w:pPr>
        <w:pStyle w:val="EndNoteBibliography"/>
        <w:spacing w:after="0"/>
        <w:ind w:left="720" w:hanging="720"/>
        <w:rPr>
          <w:noProof/>
        </w:rPr>
      </w:pPr>
      <w:r w:rsidRPr="00B41E95">
        <w:rPr>
          <w:noProof/>
        </w:rPr>
        <w:lastRenderedPageBreak/>
        <w:t xml:space="preserve">Wu J (2014) Urban ecology and sustainability: The state-of-the-science and future directions. Landsc Urban Plan 125:209-221. </w:t>
      </w:r>
      <w:hyperlink r:id="rId60" w:history="1">
        <w:r w:rsidRPr="00B41E95">
          <w:rPr>
            <w:rStyle w:val="Hyperlink"/>
            <w:noProof/>
          </w:rPr>
          <w:t>https://doi.org/10.1016/j.landurbplan.2014.01.018</w:t>
        </w:r>
      </w:hyperlink>
    </w:p>
    <w:p w14:paraId="3C88322A" w14:textId="20FE874F" w:rsidR="00B41E95" w:rsidRPr="00B41E95" w:rsidRDefault="00B41E95" w:rsidP="00B41E95">
      <w:pPr>
        <w:pStyle w:val="EndNoteBibliography"/>
        <w:ind w:left="720" w:hanging="720"/>
        <w:rPr>
          <w:noProof/>
        </w:rPr>
      </w:pPr>
      <w:r w:rsidRPr="00B41E95">
        <w:rPr>
          <w:noProof/>
        </w:rPr>
        <w:t xml:space="preserve">Wu J, Addai J, Consolata M, Gao Z, Martin E et al (2025) Landscape sustainability science and the Sustainable Development Goals. Geogr Sustain 6:100309. </w:t>
      </w:r>
      <w:hyperlink r:id="rId61" w:history="1">
        <w:r w:rsidRPr="00B41E95">
          <w:rPr>
            <w:rStyle w:val="Hyperlink"/>
            <w:noProof/>
          </w:rPr>
          <w:t>https://doi.org/10.1016/j.geosus.2025.100309</w:t>
        </w:r>
      </w:hyperlink>
    </w:p>
    <w:p w14:paraId="1639941E" w14:textId="1CE5F22C" w:rsidR="009D1EEE" w:rsidRDefault="003C05F6" w:rsidP="00C04E64">
      <w:pPr>
        <w:pStyle w:val="Reference"/>
        <w:adjustRightInd w:val="0"/>
        <w:snapToGrid w:val="0"/>
        <w:spacing w:after="0" w:line="360" w:lineRule="auto"/>
        <w:ind w:left="720" w:hanging="720"/>
        <w:rPr>
          <w:rFonts w:cs="Times New Roman"/>
          <w:noProof/>
          <w:sz w:val="24"/>
          <w:szCs w:val="24"/>
        </w:rPr>
      </w:pPr>
      <w:r w:rsidRPr="00C04E64">
        <w:rPr>
          <w:rFonts w:cs="Times New Roman"/>
          <w:sz w:val="24"/>
          <w:szCs w:val="24"/>
        </w:rPr>
        <w:fldChar w:fldCharType="end"/>
      </w:r>
    </w:p>
    <w:sectPr w:rsidR="009D1EEE" w:rsidSect="00E81B1A">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77973" w14:textId="77777777" w:rsidR="00C3345E" w:rsidRDefault="00C3345E">
      <w:pPr>
        <w:spacing w:after="0" w:line="240" w:lineRule="auto"/>
      </w:pPr>
      <w:r>
        <w:separator/>
      </w:r>
    </w:p>
  </w:endnote>
  <w:endnote w:type="continuationSeparator" w:id="0">
    <w:p w14:paraId="12245A25" w14:textId="77777777" w:rsidR="00C3345E" w:rsidRDefault="00C3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7102564"/>
      <w:docPartObj>
        <w:docPartGallery w:val="Page Numbers (Bottom of Page)"/>
        <w:docPartUnique/>
      </w:docPartObj>
    </w:sdtPr>
    <w:sdtContent>
      <w:p w14:paraId="0C879CA9" w14:textId="77777777" w:rsidR="0007258F" w:rsidRDefault="003C05F6" w:rsidP="00501C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91A83B" w14:textId="77777777" w:rsidR="0007258F" w:rsidRDefault="00072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53086499"/>
      <w:docPartObj>
        <w:docPartGallery w:val="Page Numbers (Bottom of Page)"/>
        <w:docPartUnique/>
      </w:docPartObj>
    </w:sdtPr>
    <w:sdtContent>
      <w:p w14:paraId="4E9AE47D" w14:textId="77777777" w:rsidR="0007258F" w:rsidRDefault="003C05F6" w:rsidP="00501C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73C753D" w14:textId="77777777" w:rsidR="004653CF" w:rsidRDefault="003C05F6">
    <w:pPr>
      <w:pStyle w:val="Footer"/>
      <w:jc w:val="right"/>
    </w:pPr>
    <w:r>
      <w:rPr>
        <w:color w:val="666666"/>
        <w:sz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79F3EF" w14:textId="77777777" w:rsidR="00C3345E" w:rsidRDefault="00C3345E">
      <w:pPr>
        <w:spacing w:after="0" w:line="240" w:lineRule="auto"/>
      </w:pPr>
      <w:r>
        <w:separator/>
      </w:r>
    </w:p>
  </w:footnote>
  <w:footnote w:type="continuationSeparator" w:id="0">
    <w:p w14:paraId="71A15F27" w14:textId="77777777" w:rsidR="00C3345E" w:rsidRDefault="00C33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85D72"/>
    <w:multiLevelType w:val="hybridMultilevel"/>
    <w:tmpl w:val="67941F58"/>
    <w:lvl w:ilvl="0" w:tplc="DCC2C0F0">
      <w:start w:val="1"/>
      <w:numFmt w:val="decimal"/>
      <w:lvlText w:val="%1."/>
      <w:lvlJc w:val="left"/>
      <w:pPr>
        <w:ind w:left="1080" w:hanging="360"/>
      </w:pPr>
    </w:lvl>
    <w:lvl w:ilvl="1" w:tplc="61F6BA7A" w:tentative="1">
      <w:start w:val="1"/>
      <w:numFmt w:val="lowerLetter"/>
      <w:lvlText w:val="%2."/>
      <w:lvlJc w:val="left"/>
      <w:pPr>
        <w:ind w:left="1800" w:hanging="360"/>
      </w:pPr>
    </w:lvl>
    <w:lvl w:ilvl="2" w:tplc="93EAE798" w:tentative="1">
      <w:start w:val="1"/>
      <w:numFmt w:val="lowerRoman"/>
      <w:lvlText w:val="%3."/>
      <w:lvlJc w:val="right"/>
      <w:pPr>
        <w:ind w:left="2520" w:hanging="180"/>
      </w:pPr>
    </w:lvl>
    <w:lvl w:ilvl="3" w:tplc="4F4EFCFA" w:tentative="1">
      <w:start w:val="1"/>
      <w:numFmt w:val="decimal"/>
      <w:lvlText w:val="%4."/>
      <w:lvlJc w:val="left"/>
      <w:pPr>
        <w:ind w:left="3240" w:hanging="360"/>
      </w:pPr>
    </w:lvl>
    <w:lvl w:ilvl="4" w:tplc="9CEED5F4" w:tentative="1">
      <w:start w:val="1"/>
      <w:numFmt w:val="lowerLetter"/>
      <w:lvlText w:val="%5."/>
      <w:lvlJc w:val="left"/>
      <w:pPr>
        <w:ind w:left="3960" w:hanging="360"/>
      </w:pPr>
    </w:lvl>
    <w:lvl w:ilvl="5" w:tplc="A420D43A" w:tentative="1">
      <w:start w:val="1"/>
      <w:numFmt w:val="lowerRoman"/>
      <w:lvlText w:val="%6."/>
      <w:lvlJc w:val="right"/>
      <w:pPr>
        <w:ind w:left="4680" w:hanging="180"/>
      </w:pPr>
    </w:lvl>
    <w:lvl w:ilvl="6" w:tplc="4BE8841E" w:tentative="1">
      <w:start w:val="1"/>
      <w:numFmt w:val="decimal"/>
      <w:lvlText w:val="%7."/>
      <w:lvlJc w:val="left"/>
      <w:pPr>
        <w:ind w:left="5400" w:hanging="360"/>
      </w:pPr>
    </w:lvl>
    <w:lvl w:ilvl="7" w:tplc="E50817EA" w:tentative="1">
      <w:start w:val="1"/>
      <w:numFmt w:val="lowerLetter"/>
      <w:lvlText w:val="%8."/>
      <w:lvlJc w:val="left"/>
      <w:pPr>
        <w:ind w:left="6120" w:hanging="360"/>
      </w:pPr>
    </w:lvl>
    <w:lvl w:ilvl="8" w:tplc="AA5AD78A" w:tentative="1">
      <w:start w:val="1"/>
      <w:numFmt w:val="lowerRoman"/>
      <w:lvlText w:val="%9."/>
      <w:lvlJc w:val="right"/>
      <w:pPr>
        <w:ind w:left="6840" w:hanging="180"/>
      </w:pPr>
    </w:lvl>
  </w:abstractNum>
  <w:abstractNum w:abstractNumId="10" w15:restartNumberingAfterBreak="0">
    <w:nsid w:val="0FB70E0E"/>
    <w:multiLevelType w:val="hybridMultilevel"/>
    <w:tmpl w:val="E1A66124"/>
    <w:lvl w:ilvl="0" w:tplc="702A815C">
      <w:start w:val="1"/>
      <w:numFmt w:val="bullet"/>
      <w:lvlText w:val=""/>
      <w:lvlJc w:val="left"/>
      <w:pPr>
        <w:ind w:left="720" w:hanging="360"/>
      </w:pPr>
      <w:rPr>
        <w:rFonts w:ascii="Symbol" w:hAnsi="Symbol" w:hint="default"/>
      </w:rPr>
    </w:lvl>
    <w:lvl w:ilvl="1" w:tplc="486CECBA" w:tentative="1">
      <w:start w:val="1"/>
      <w:numFmt w:val="bullet"/>
      <w:lvlText w:val="o"/>
      <w:lvlJc w:val="left"/>
      <w:pPr>
        <w:ind w:left="1440" w:hanging="360"/>
      </w:pPr>
      <w:rPr>
        <w:rFonts w:ascii="Courier New" w:hAnsi="Courier New" w:hint="default"/>
      </w:rPr>
    </w:lvl>
    <w:lvl w:ilvl="2" w:tplc="4E00ABCC" w:tentative="1">
      <w:start w:val="1"/>
      <w:numFmt w:val="bullet"/>
      <w:lvlText w:val=""/>
      <w:lvlJc w:val="left"/>
      <w:pPr>
        <w:ind w:left="2160" w:hanging="360"/>
      </w:pPr>
      <w:rPr>
        <w:rFonts w:ascii="Wingdings" w:hAnsi="Wingdings" w:hint="default"/>
      </w:rPr>
    </w:lvl>
    <w:lvl w:ilvl="3" w:tplc="36AE3120" w:tentative="1">
      <w:start w:val="1"/>
      <w:numFmt w:val="bullet"/>
      <w:lvlText w:val=""/>
      <w:lvlJc w:val="left"/>
      <w:pPr>
        <w:ind w:left="2880" w:hanging="360"/>
      </w:pPr>
      <w:rPr>
        <w:rFonts w:ascii="Symbol" w:hAnsi="Symbol" w:hint="default"/>
      </w:rPr>
    </w:lvl>
    <w:lvl w:ilvl="4" w:tplc="E222C63C" w:tentative="1">
      <w:start w:val="1"/>
      <w:numFmt w:val="bullet"/>
      <w:lvlText w:val="o"/>
      <w:lvlJc w:val="left"/>
      <w:pPr>
        <w:ind w:left="3600" w:hanging="360"/>
      </w:pPr>
      <w:rPr>
        <w:rFonts w:ascii="Courier New" w:hAnsi="Courier New" w:hint="default"/>
      </w:rPr>
    </w:lvl>
    <w:lvl w:ilvl="5" w:tplc="6F0EF12C" w:tentative="1">
      <w:start w:val="1"/>
      <w:numFmt w:val="bullet"/>
      <w:lvlText w:val=""/>
      <w:lvlJc w:val="left"/>
      <w:pPr>
        <w:ind w:left="4320" w:hanging="360"/>
      </w:pPr>
      <w:rPr>
        <w:rFonts w:ascii="Wingdings" w:hAnsi="Wingdings" w:hint="default"/>
      </w:rPr>
    </w:lvl>
    <w:lvl w:ilvl="6" w:tplc="C6F6746C" w:tentative="1">
      <w:start w:val="1"/>
      <w:numFmt w:val="bullet"/>
      <w:lvlText w:val=""/>
      <w:lvlJc w:val="left"/>
      <w:pPr>
        <w:ind w:left="5040" w:hanging="360"/>
      </w:pPr>
      <w:rPr>
        <w:rFonts w:ascii="Symbol" w:hAnsi="Symbol" w:hint="default"/>
      </w:rPr>
    </w:lvl>
    <w:lvl w:ilvl="7" w:tplc="C1A2D76C" w:tentative="1">
      <w:start w:val="1"/>
      <w:numFmt w:val="bullet"/>
      <w:lvlText w:val="o"/>
      <w:lvlJc w:val="left"/>
      <w:pPr>
        <w:ind w:left="5760" w:hanging="360"/>
      </w:pPr>
      <w:rPr>
        <w:rFonts w:ascii="Courier New" w:hAnsi="Courier New" w:hint="default"/>
      </w:rPr>
    </w:lvl>
    <w:lvl w:ilvl="8" w:tplc="D3667B8C" w:tentative="1">
      <w:start w:val="1"/>
      <w:numFmt w:val="bullet"/>
      <w:lvlText w:val=""/>
      <w:lvlJc w:val="left"/>
      <w:pPr>
        <w:ind w:left="6480" w:hanging="360"/>
      </w:pPr>
      <w:rPr>
        <w:rFonts w:ascii="Wingdings" w:hAnsi="Wingdings" w:hint="default"/>
      </w:rPr>
    </w:lvl>
  </w:abstractNum>
  <w:abstractNum w:abstractNumId="11" w15:restartNumberingAfterBreak="0">
    <w:nsid w:val="2CBE350C"/>
    <w:multiLevelType w:val="hybridMultilevel"/>
    <w:tmpl w:val="956CDBD6"/>
    <w:lvl w:ilvl="0" w:tplc="DD8CF58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9965E1"/>
    <w:multiLevelType w:val="hybridMultilevel"/>
    <w:tmpl w:val="71181C0E"/>
    <w:lvl w:ilvl="0" w:tplc="6420AEE8">
      <w:start w:val="1"/>
      <w:numFmt w:val="bullet"/>
      <w:lvlText w:val=""/>
      <w:lvlJc w:val="left"/>
      <w:pPr>
        <w:ind w:left="360" w:hanging="360"/>
      </w:pPr>
      <w:rPr>
        <w:rFonts w:ascii="Symbol" w:hAnsi="Symbol" w:hint="default"/>
      </w:rPr>
    </w:lvl>
    <w:lvl w:ilvl="1" w:tplc="9BD276F0" w:tentative="1">
      <w:start w:val="1"/>
      <w:numFmt w:val="bullet"/>
      <w:lvlText w:val="o"/>
      <w:lvlJc w:val="left"/>
      <w:pPr>
        <w:ind w:left="1080" w:hanging="360"/>
      </w:pPr>
      <w:rPr>
        <w:rFonts w:ascii="Courier New" w:hAnsi="Courier New" w:hint="default"/>
      </w:rPr>
    </w:lvl>
    <w:lvl w:ilvl="2" w:tplc="44223628" w:tentative="1">
      <w:start w:val="1"/>
      <w:numFmt w:val="bullet"/>
      <w:lvlText w:val=""/>
      <w:lvlJc w:val="left"/>
      <w:pPr>
        <w:ind w:left="1800" w:hanging="360"/>
      </w:pPr>
      <w:rPr>
        <w:rFonts w:ascii="Wingdings" w:hAnsi="Wingdings" w:hint="default"/>
      </w:rPr>
    </w:lvl>
    <w:lvl w:ilvl="3" w:tplc="0144C7C6" w:tentative="1">
      <w:start w:val="1"/>
      <w:numFmt w:val="bullet"/>
      <w:lvlText w:val=""/>
      <w:lvlJc w:val="left"/>
      <w:pPr>
        <w:ind w:left="2520" w:hanging="360"/>
      </w:pPr>
      <w:rPr>
        <w:rFonts w:ascii="Symbol" w:hAnsi="Symbol" w:hint="default"/>
      </w:rPr>
    </w:lvl>
    <w:lvl w:ilvl="4" w:tplc="9154E700" w:tentative="1">
      <w:start w:val="1"/>
      <w:numFmt w:val="bullet"/>
      <w:lvlText w:val="o"/>
      <w:lvlJc w:val="left"/>
      <w:pPr>
        <w:ind w:left="3240" w:hanging="360"/>
      </w:pPr>
      <w:rPr>
        <w:rFonts w:ascii="Courier New" w:hAnsi="Courier New" w:hint="default"/>
      </w:rPr>
    </w:lvl>
    <w:lvl w:ilvl="5" w:tplc="B07C1946" w:tentative="1">
      <w:start w:val="1"/>
      <w:numFmt w:val="bullet"/>
      <w:lvlText w:val=""/>
      <w:lvlJc w:val="left"/>
      <w:pPr>
        <w:ind w:left="3960" w:hanging="360"/>
      </w:pPr>
      <w:rPr>
        <w:rFonts w:ascii="Wingdings" w:hAnsi="Wingdings" w:hint="default"/>
      </w:rPr>
    </w:lvl>
    <w:lvl w:ilvl="6" w:tplc="E970F6B6" w:tentative="1">
      <w:start w:val="1"/>
      <w:numFmt w:val="bullet"/>
      <w:lvlText w:val=""/>
      <w:lvlJc w:val="left"/>
      <w:pPr>
        <w:ind w:left="4680" w:hanging="360"/>
      </w:pPr>
      <w:rPr>
        <w:rFonts w:ascii="Symbol" w:hAnsi="Symbol" w:hint="default"/>
      </w:rPr>
    </w:lvl>
    <w:lvl w:ilvl="7" w:tplc="4BC42846" w:tentative="1">
      <w:start w:val="1"/>
      <w:numFmt w:val="bullet"/>
      <w:lvlText w:val="o"/>
      <w:lvlJc w:val="left"/>
      <w:pPr>
        <w:ind w:left="5400" w:hanging="360"/>
      </w:pPr>
      <w:rPr>
        <w:rFonts w:ascii="Courier New" w:hAnsi="Courier New" w:hint="default"/>
      </w:rPr>
    </w:lvl>
    <w:lvl w:ilvl="8" w:tplc="5704A3DA" w:tentative="1">
      <w:start w:val="1"/>
      <w:numFmt w:val="bullet"/>
      <w:lvlText w:val=""/>
      <w:lvlJc w:val="left"/>
      <w:pPr>
        <w:ind w:left="6120" w:hanging="360"/>
      </w:pPr>
      <w:rPr>
        <w:rFonts w:ascii="Wingdings" w:hAnsi="Wingdings" w:hint="default"/>
      </w:rPr>
    </w:lvl>
  </w:abstractNum>
  <w:abstractNum w:abstractNumId="13" w15:restartNumberingAfterBreak="0">
    <w:nsid w:val="74B17249"/>
    <w:multiLevelType w:val="hybridMultilevel"/>
    <w:tmpl w:val="38B2909C"/>
    <w:lvl w:ilvl="0" w:tplc="AC0278F4">
      <w:start w:val="1"/>
      <w:numFmt w:val="bullet"/>
      <w:lvlText w:val=""/>
      <w:lvlJc w:val="left"/>
      <w:pPr>
        <w:ind w:left="360" w:hanging="360"/>
      </w:pPr>
      <w:rPr>
        <w:rFonts w:ascii="Symbol" w:hAnsi="Symbol" w:hint="default"/>
      </w:rPr>
    </w:lvl>
    <w:lvl w:ilvl="1" w:tplc="A6824B3E" w:tentative="1">
      <w:start w:val="1"/>
      <w:numFmt w:val="bullet"/>
      <w:lvlText w:val="o"/>
      <w:lvlJc w:val="left"/>
      <w:pPr>
        <w:ind w:left="1080" w:hanging="360"/>
      </w:pPr>
      <w:rPr>
        <w:rFonts w:ascii="Courier New" w:hAnsi="Courier New" w:cs="Courier New" w:hint="default"/>
      </w:rPr>
    </w:lvl>
    <w:lvl w:ilvl="2" w:tplc="225EC48E" w:tentative="1">
      <w:start w:val="1"/>
      <w:numFmt w:val="bullet"/>
      <w:lvlText w:val=""/>
      <w:lvlJc w:val="left"/>
      <w:pPr>
        <w:ind w:left="1800" w:hanging="360"/>
      </w:pPr>
      <w:rPr>
        <w:rFonts w:ascii="Wingdings" w:hAnsi="Wingdings" w:hint="default"/>
      </w:rPr>
    </w:lvl>
    <w:lvl w:ilvl="3" w:tplc="0DD87FBC" w:tentative="1">
      <w:start w:val="1"/>
      <w:numFmt w:val="bullet"/>
      <w:lvlText w:val=""/>
      <w:lvlJc w:val="left"/>
      <w:pPr>
        <w:ind w:left="2520" w:hanging="360"/>
      </w:pPr>
      <w:rPr>
        <w:rFonts w:ascii="Symbol" w:hAnsi="Symbol" w:hint="default"/>
      </w:rPr>
    </w:lvl>
    <w:lvl w:ilvl="4" w:tplc="AD2E485A" w:tentative="1">
      <w:start w:val="1"/>
      <w:numFmt w:val="bullet"/>
      <w:lvlText w:val="o"/>
      <w:lvlJc w:val="left"/>
      <w:pPr>
        <w:ind w:left="3240" w:hanging="360"/>
      </w:pPr>
      <w:rPr>
        <w:rFonts w:ascii="Courier New" w:hAnsi="Courier New" w:cs="Courier New" w:hint="default"/>
      </w:rPr>
    </w:lvl>
    <w:lvl w:ilvl="5" w:tplc="065E97F6" w:tentative="1">
      <w:start w:val="1"/>
      <w:numFmt w:val="bullet"/>
      <w:lvlText w:val=""/>
      <w:lvlJc w:val="left"/>
      <w:pPr>
        <w:ind w:left="3960" w:hanging="360"/>
      </w:pPr>
      <w:rPr>
        <w:rFonts w:ascii="Wingdings" w:hAnsi="Wingdings" w:hint="default"/>
      </w:rPr>
    </w:lvl>
    <w:lvl w:ilvl="6" w:tplc="5D364976" w:tentative="1">
      <w:start w:val="1"/>
      <w:numFmt w:val="bullet"/>
      <w:lvlText w:val=""/>
      <w:lvlJc w:val="left"/>
      <w:pPr>
        <w:ind w:left="4680" w:hanging="360"/>
      </w:pPr>
      <w:rPr>
        <w:rFonts w:ascii="Symbol" w:hAnsi="Symbol" w:hint="default"/>
      </w:rPr>
    </w:lvl>
    <w:lvl w:ilvl="7" w:tplc="9FDE8588" w:tentative="1">
      <w:start w:val="1"/>
      <w:numFmt w:val="bullet"/>
      <w:lvlText w:val="o"/>
      <w:lvlJc w:val="left"/>
      <w:pPr>
        <w:ind w:left="5400" w:hanging="360"/>
      </w:pPr>
      <w:rPr>
        <w:rFonts w:ascii="Courier New" w:hAnsi="Courier New" w:cs="Courier New" w:hint="default"/>
      </w:rPr>
    </w:lvl>
    <w:lvl w:ilvl="8" w:tplc="5090FD18" w:tentative="1">
      <w:start w:val="1"/>
      <w:numFmt w:val="bullet"/>
      <w:lvlText w:val=""/>
      <w:lvlJc w:val="left"/>
      <w:pPr>
        <w:ind w:left="6120" w:hanging="360"/>
      </w:pPr>
      <w:rPr>
        <w:rFonts w:ascii="Wingdings" w:hAnsi="Wingdings" w:hint="default"/>
      </w:rPr>
    </w:lvl>
  </w:abstractNum>
  <w:abstractNum w:abstractNumId="14" w15:restartNumberingAfterBreak="0">
    <w:nsid w:val="7A283288"/>
    <w:multiLevelType w:val="hybridMultilevel"/>
    <w:tmpl w:val="B626786E"/>
    <w:lvl w:ilvl="0" w:tplc="FA5A1066">
      <w:start w:val="1"/>
      <w:numFmt w:val="bullet"/>
      <w:lvlText w:val=""/>
      <w:lvlJc w:val="left"/>
      <w:pPr>
        <w:ind w:left="360" w:hanging="360"/>
      </w:pPr>
      <w:rPr>
        <w:rFonts w:ascii="Symbol" w:hAnsi="Symbol" w:hint="default"/>
      </w:rPr>
    </w:lvl>
    <w:lvl w:ilvl="1" w:tplc="7DD610F2" w:tentative="1">
      <w:start w:val="1"/>
      <w:numFmt w:val="bullet"/>
      <w:lvlText w:val="o"/>
      <w:lvlJc w:val="left"/>
      <w:pPr>
        <w:ind w:left="1080" w:hanging="360"/>
      </w:pPr>
      <w:rPr>
        <w:rFonts w:ascii="Courier New" w:hAnsi="Courier New" w:cs="Courier New" w:hint="default"/>
      </w:rPr>
    </w:lvl>
    <w:lvl w:ilvl="2" w:tplc="7A44ED46" w:tentative="1">
      <w:start w:val="1"/>
      <w:numFmt w:val="bullet"/>
      <w:lvlText w:val=""/>
      <w:lvlJc w:val="left"/>
      <w:pPr>
        <w:ind w:left="1800" w:hanging="360"/>
      </w:pPr>
      <w:rPr>
        <w:rFonts w:ascii="Wingdings" w:hAnsi="Wingdings" w:hint="default"/>
      </w:rPr>
    </w:lvl>
    <w:lvl w:ilvl="3" w:tplc="3AA6601C" w:tentative="1">
      <w:start w:val="1"/>
      <w:numFmt w:val="bullet"/>
      <w:lvlText w:val=""/>
      <w:lvlJc w:val="left"/>
      <w:pPr>
        <w:ind w:left="2520" w:hanging="360"/>
      </w:pPr>
      <w:rPr>
        <w:rFonts w:ascii="Symbol" w:hAnsi="Symbol" w:hint="default"/>
      </w:rPr>
    </w:lvl>
    <w:lvl w:ilvl="4" w:tplc="919EBFC6" w:tentative="1">
      <w:start w:val="1"/>
      <w:numFmt w:val="bullet"/>
      <w:lvlText w:val="o"/>
      <w:lvlJc w:val="left"/>
      <w:pPr>
        <w:ind w:left="3240" w:hanging="360"/>
      </w:pPr>
      <w:rPr>
        <w:rFonts w:ascii="Courier New" w:hAnsi="Courier New" w:cs="Courier New" w:hint="default"/>
      </w:rPr>
    </w:lvl>
    <w:lvl w:ilvl="5" w:tplc="BA6C7B9E" w:tentative="1">
      <w:start w:val="1"/>
      <w:numFmt w:val="bullet"/>
      <w:lvlText w:val=""/>
      <w:lvlJc w:val="left"/>
      <w:pPr>
        <w:ind w:left="3960" w:hanging="360"/>
      </w:pPr>
      <w:rPr>
        <w:rFonts w:ascii="Wingdings" w:hAnsi="Wingdings" w:hint="default"/>
      </w:rPr>
    </w:lvl>
    <w:lvl w:ilvl="6" w:tplc="EF0C46DC" w:tentative="1">
      <w:start w:val="1"/>
      <w:numFmt w:val="bullet"/>
      <w:lvlText w:val=""/>
      <w:lvlJc w:val="left"/>
      <w:pPr>
        <w:ind w:left="4680" w:hanging="360"/>
      </w:pPr>
      <w:rPr>
        <w:rFonts w:ascii="Symbol" w:hAnsi="Symbol" w:hint="default"/>
      </w:rPr>
    </w:lvl>
    <w:lvl w:ilvl="7" w:tplc="EC4A67C2" w:tentative="1">
      <w:start w:val="1"/>
      <w:numFmt w:val="bullet"/>
      <w:lvlText w:val="o"/>
      <w:lvlJc w:val="left"/>
      <w:pPr>
        <w:ind w:left="5400" w:hanging="360"/>
      </w:pPr>
      <w:rPr>
        <w:rFonts w:ascii="Courier New" w:hAnsi="Courier New" w:cs="Courier New" w:hint="default"/>
      </w:rPr>
    </w:lvl>
    <w:lvl w:ilvl="8" w:tplc="1B8647D6" w:tentative="1">
      <w:start w:val="1"/>
      <w:numFmt w:val="bullet"/>
      <w:lvlText w:val=""/>
      <w:lvlJc w:val="left"/>
      <w:pPr>
        <w:ind w:left="6120" w:hanging="360"/>
      </w:pPr>
      <w:rPr>
        <w:rFonts w:ascii="Wingdings" w:hAnsi="Wingdings" w:hint="default"/>
      </w:rPr>
    </w:lvl>
  </w:abstractNum>
  <w:num w:numId="1" w16cid:durableId="1316563605">
    <w:abstractNumId w:val="8"/>
  </w:num>
  <w:num w:numId="2" w16cid:durableId="1245723823">
    <w:abstractNumId w:val="6"/>
  </w:num>
  <w:num w:numId="3" w16cid:durableId="838498131">
    <w:abstractNumId w:val="5"/>
  </w:num>
  <w:num w:numId="4" w16cid:durableId="344132065">
    <w:abstractNumId w:val="4"/>
  </w:num>
  <w:num w:numId="5" w16cid:durableId="557404341">
    <w:abstractNumId w:val="7"/>
  </w:num>
  <w:num w:numId="6" w16cid:durableId="867913943">
    <w:abstractNumId w:val="3"/>
  </w:num>
  <w:num w:numId="7" w16cid:durableId="1017119374">
    <w:abstractNumId w:val="2"/>
  </w:num>
  <w:num w:numId="8" w16cid:durableId="307905179">
    <w:abstractNumId w:val="1"/>
  </w:num>
  <w:num w:numId="9" w16cid:durableId="1553884164">
    <w:abstractNumId w:val="0"/>
  </w:num>
  <w:num w:numId="10" w16cid:durableId="737629403">
    <w:abstractNumId w:val="10"/>
  </w:num>
  <w:num w:numId="11" w16cid:durableId="849027188">
    <w:abstractNumId w:val="12"/>
  </w:num>
  <w:num w:numId="12" w16cid:durableId="1629120404">
    <w:abstractNumId w:val="13"/>
  </w:num>
  <w:num w:numId="13" w16cid:durableId="282619617">
    <w:abstractNumId w:val="9"/>
  </w:num>
  <w:num w:numId="14" w16cid:durableId="1285306100">
    <w:abstractNumId w:val="14"/>
  </w:num>
  <w:num w:numId="15" w16cid:durableId="117638429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shua Gilman">
    <w15:presenceInfo w15:providerId="AD" w15:userId="S::jcgilman@sundevils.asu.edu::86ccc2ab-42ad-4bee-9d0e-f7fe3585005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Environmental Managemen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avd0e0ppdrawee92qxvpenxpf9spfs5tvs&quot;&gt;My EndNote Library&lt;record-ids&gt;&lt;item&gt;444&lt;/item&gt;&lt;item&gt;472&lt;/item&gt;&lt;item&gt;977&lt;/item&gt;&lt;item&gt;981&lt;/item&gt;&lt;item&gt;1028&lt;/item&gt;&lt;item&gt;1048&lt;/item&gt;&lt;item&gt;1064&lt;/item&gt;&lt;item&gt;1088&lt;/item&gt;&lt;item&gt;1096&lt;/item&gt;&lt;item&gt;1199&lt;/item&gt;&lt;item&gt;1201&lt;/item&gt;&lt;item&gt;1202&lt;/item&gt;&lt;item&gt;1203&lt;/item&gt;&lt;item&gt;1207&lt;/item&gt;&lt;item&gt;1463&lt;/item&gt;&lt;item&gt;1464&lt;/item&gt;&lt;item&gt;1469&lt;/item&gt;&lt;item&gt;1514&lt;/item&gt;&lt;item&gt;1515&lt;/item&gt;&lt;item&gt;1516&lt;/item&gt;&lt;item&gt;1517&lt;/item&gt;&lt;item&gt;1519&lt;/item&gt;&lt;item&gt;1520&lt;/item&gt;&lt;/record-ids&gt;&lt;/item&gt;&lt;/Libraries&gt;"/>
    <w:docVar w:name="EN.UseJSCitationFormat" w:val="False"/>
  </w:docVars>
  <w:rsids>
    <w:rsidRoot w:val="00B47730"/>
    <w:rsid w:val="000003A2"/>
    <w:rsid w:val="000006BB"/>
    <w:rsid w:val="00001318"/>
    <w:rsid w:val="00001ADE"/>
    <w:rsid w:val="00001C98"/>
    <w:rsid w:val="00001F37"/>
    <w:rsid w:val="00002376"/>
    <w:rsid w:val="00002DEF"/>
    <w:rsid w:val="00002F8D"/>
    <w:rsid w:val="00003D61"/>
    <w:rsid w:val="00004E4F"/>
    <w:rsid w:val="000067A6"/>
    <w:rsid w:val="000071F6"/>
    <w:rsid w:val="0001062C"/>
    <w:rsid w:val="00010C27"/>
    <w:rsid w:val="000115AA"/>
    <w:rsid w:val="0001244D"/>
    <w:rsid w:val="000126CD"/>
    <w:rsid w:val="00014A5E"/>
    <w:rsid w:val="00014DC0"/>
    <w:rsid w:val="00014F61"/>
    <w:rsid w:val="000154B2"/>
    <w:rsid w:val="00016040"/>
    <w:rsid w:val="00017120"/>
    <w:rsid w:val="00017FF3"/>
    <w:rsid w:val="000204B8"/>
    <w:rsid w:val="00020F5E"/>
    <w:rsid w:val="00021258"/>
    <w:rsid w:val="000224CB"/>
    <w:rsid w:val="0002301A"/>
    <w:rsid w:val="00023236"/>
    <w:rsid w:val="00023489"/>
    <w:rsid w:val="0002424D"/>
    <w:rsid w:val="00024914"/>
    <w:rsid w:val="00025274"/>
    <w:rsid w:val="000269DA"/>
    <w:rsid w:val="00027B89"/>
    <w:rsid w:val="00027FBA"/>
    <w:rsid w:val="00030FF6"/>
    <w:rsid w:val="0003120D"/>
    <w:rsid w:val="00032FA6"/>
    <w:rsid w:val="000331E1"/>
    <w:rsid w:val="0003343F"/>
    <w:rsid w:val="0003374D"/>
    <w:rsid w:val="00034616"/>
    <w:rsid w:val="00034955"/>
    <w:rsid w:val="00035618"/>
    <w:rsid w:val="000378F7"/>
    <w:rsid w:val="00037FB0"/>
    <w:rsid w:val="00040288"/>
    <w:rsid w:val="00040B39"/>
    <w:rsid w:val="00041895"/>
    <w:rsid w:val="000423E2"/>
    <w:rsid w:val="0004358A"/>
    <w:rsid w:val="00044C26"/>
    <w:rsid w:val="00047884"/>
    <w:rsid w:val="00047EEB"/>
    <w:rsid w:val="00050D6C"/>
    <w:rsid w:val="00051FCE"/>
    <w:rsid w:val="00052152"/>
    <w:rsid w:val="000521BC"/>
    <w:rsid w:val="00054837"/>
    <w:rsid w:val="00054F95"/>
    <w:rsid w:val="00055940"/>
    <w:rsid w:val="00060636"/>
    <w:rsid w:val="0006063C"/>
    <w:rsid w:val="000609FA"/>
    <w:rsid w:val="00060B97"/>
    <w:rsid w:val="000622F7"/>
    <w:rsid w:val="00062761"/>
    <w:rsid w:val="0006516F"/>
    <w:rsid w:val="00066938"/>
    <w:rsid w:val="00067632"/>
    <w:rsid w:val="00067EDD"/>
    <w:rsid w:val="00070804"/>
    <w:rsid w:val="00070C22"/>
    <w:rsid w:val="0007258F"/>
    <w:rsid w:val="00073586"/>
    <w:rsid w:val="000740E5"/>
    <w:rsid w:val="000743D0"/>
    <w:rsid w:val="0007541C"/>
    <w:rsid w:val="0007592E"/>
    <w:rsid w:val="00077C1E"/>
    <w:rsid w:val="000801C1"/>
    <w:rsid w:val="00080D5B"/>
    <w:rsid w:val="00081787"/>
    <w:rsid w:val="00082128"/>
    <w:rsid w:val="000822E3"/>
    <w:rsid w:val="00084993"/>
    <w:rsid w:val="000871BC"/>
    <w:rsid w:val="00087CB9"/>
    <w:rsid w:val="000909C3"/>
    <w:rsid w:val="00090CBD"/>
    <w:rsid w:val="00091FBF"/>
    <w:rsid w:val="00092CDF"/>
    <w:rsid w:val="000931BC"/>
    <w:rsid w:val="00094008"/>
    <w:rsid w:val="00094406"/>
    <w:rsid w:val="00094B86"/>
    <w:rsid w:val="00095480"/>
    <w:rsid w:val="00095F25"/>
    <w:rsid w:val="00095F6D"/>
    <w:rsid w:val="0009627D"/>
    <w:rsid w:val="00097D7B"/>
    <w:rsid w:val="00097E32"/>
    <w:rsid w:val="000A0813"/>
    <w:rsid w:val="000A1E93"/>
    <w:rsid w:val="000A1FAC"/>
    <w:rsid w:val="000A263E"/>
    <w:rsid w:val="000A2C23"/>
    <w:rsid w:val="000A2C4B"/>
    <w:rsid w:val="000A2E40"/>
    <w:rsid w:val="000A323B"/>
    <w:rsid w:val="000A33BB"/>
    <w:rsid w:val="000A33F2"/>
    <w:rsid w:val="000A3609"/>
    <w:rsid w:val="000A4D62"/>
    <w:rsid w:val="000A6A89"/>
    <w:rsid w:val="000A6E81"/>
    <w:rsid w:val="000B0899"/>
    <w:rsid w:val="000B092C"/>
    <w:rsid w:val="000B286C"/>
    <w:rsid w:val="000B2B97"/>
    <w:rsid w:val="000B31BD"/>
    <w:rsid w:val="000B66D5"/>
    <w:rsid w:val="000B66E9"/>
    <w:rsid w:val="000B6F9B"/>
    <w:rsid w:val="000B75AD"/>
    <w:rsid w:val="000B7D56"/>
    <w:rsid w:val="000C10DE"/>
    <w:rsid w:val="000C1446"/>
    <w:rsid w:val="000C1A49"/>
    <w:rsid w:val="000C1BF9"/>
    <w:rsid w:val="000C1CBA"/>
    <w:rsid w:val="000C21DA"/>
    <w:rsid w:val="000C2ABA"/>
    <w:rsid w:val="000C3267"/>
    <w:rsid w:val="000C383B"/>
    <w:rsid w:val="000C3DBF"/>
    <w:rsid w:val="000C419E"/>
    <w:rsid w:val="000C6E93"/>
    <w:rsid w:val="000D03F7"/>
    <w:rsid w:val="000D0431"/>
    <w:rsid w:val="000D0720"/>
    <w:rsid w:val="000D3351"/>
    <w:rsid w:val="000D5AEC"/>
    <w:rsid w:val="000D6FEE"/>
    <w:rsid w:val="000D712E"/>
    <w:rsid w:val="000D7DCD"/>
    <w:rsid w:val="000E0022"/>
    <w:rsid w:val="000E07F5"/>
    <w:rsid w:val="000E11E4"/>
    <w:rsid w:val="000E2896"/>
    <w:rsid w:val="000E2FB7"/>
    <w:rsid w:val="000E3E2C"/>
    <w:rsid w:val="000E4C2C"/>
    <w:rsid w:val="000E5911"/>
    <w:rsid w:val="000E6E29"/>
    <w:rsid w:val="000E74C6"/>
    <w:rsid w:val="000F0180"/>
    <w:rsid w:val="000F070C"/>
    <w:rsid w:val="000F0BC4"/>
    <w:rsid w:val="000F1EEE"/>
    <w:rsid w:val="000F224C"/>
    <w:rsid w:val="000F2446"/>
    <w:rsid w:val="000F2AF6"/>
    <w:rsid w:val="000F2D74"/>
    <w:rsid w:val="000F5FA5"/>
    <w:rsid w:val="000F7B6D"/>
    <w:rsid w:val="001003DA"/>
    <w:rsid w:val="0010070A"/>
    <w:rsid w:val="00100F9E"/>
    <w:rsid w:val="001011A6"/>
    <w:rsid w:val="001017DB"/>
    <w:rsid w:val="0010367C"/>
    <w:rsid w:val="00104F2D"/>
    <w:rsid w:val="00105D91"/>
    <w:rsid w:val="00106008"/>
    <w:rsid w:val="00107080"/>
    <w:rsid w:val="001103C8"/>
    <w:rsid w:val="0011187F"/>
    <w:rsid w:val="00111B31"/>
    <w:rsid w:val="00112BD2"/>
    <w:rsid w:val="001131D7"/>
    <w:rsid w:val="00114846"/>
    <w:rsid w:val="00116239"/>
    <w:rsid w:val="00116BE5"/>
    <w:rsid w:val="00116EB7"/>
    <w:rsid w:val="00117EED"/>
    <w:rsid w:val="00121B74"/>
    <w:rsid w:val="00123B03"/>
    <w:rsid w:val="00123CF4"/>
    <w:rsid w:val="001252AC"/>
    <w:rsid w:val="00125BA7"/>
    <w:rsid w:val="001261EE"/>
    <w:rsid w:val="00126886"/>
    <w:rsid w:val="0012796F"/>
    <w:rsid w:val="00127DF8"/>
    <w:rsid w:val="00130115"/>
    <w:rsid w:val="001308BC"/>
    <w:rsid w:val="00130B75"/>
    <w:rsid w:val="001314AE"/>
    <w:rsid w:val="001314C3"/>
    <w:rsid w:val="001323DF"/>
    <w:rsid w:val="00134A54"/>
    <w:rsid w:val="00134F9E"/>
    <w:rsid w:val="001357F3"/>
    <w:rsid w:val="00136319"/>
    <w:rsid w:val="00136BAB"/>
    <w:rsid w:val="001371E8"/>
    <w:rsid w:val="001376A8"/>
    <w:rsid w:val="0013789A"/>
    <w:rsid w:val="00140B35"/>
    <w:rsid w:val="00141670"/>
    <w:rsid w:val="00142B60"/>
    <w:rsid w:val="00143F46"/>
    <w:rsid w:val="00144936"/>
    <w:rsid w:val="00144D7D"/>
    <w:rsid w:val="00144EDC"/>
    <w:rsid w:val="001450D3"/>
    <w:rsid w:val="00145EB9"/>
    <w:rsid w:val="00146BF3"/>
    <w:rsid w:val="00147973"/>
    <w:rsid w:val="0014799E"/>
    <w:rsid w:val="001479E3"/>
    <w:rsid w:val="00147D1E"/>
    <w:rsid w:val="0015074B"/>
    <w:rsid w:val="00150B45"/>
    <w:rsid w:val="00150F66"/>
    <w:rsid w:val="0015149D"/>
    <w:rsid w:val="00151A47"/>
    <w:rsid w:val="00151C95"/>
    <w:rsid w:val="0015457C"/>
    <w:rsid w:val="001552CD"/>
    <w:rsid w:val="00156234"/>
    <w:rsid w:val="0015626B"/>
    <w:rsid w:val="001573AD"/>
    <w:rsid w:val="001600CA"/>
    <w:rsid w:val="001605A7"/>
    <w:rsid w:val="00160ED3"/>
    <w:rsid w:val="001629AF"/>
    <w:rsid w:val="00162A7B"/>
    <w:rsid w:val="001708A6"/>
    <w:rsid w:val="0017159E"/>
    <w:rsid w:val="001716C3"/>
    <w:rsid w:val="00172CAF"/>
    <w:rsid w:val="00174AC7"/>
    <w:rsid w:val="00175EB0"/>
    <w:rsid w:val="00176150"/>
    <w:rsid w:val="00177076"/>
    <w:rsid w:val="00180D1F"/>
    <w:rsid w:val="0018162A"/>
    <w:rsid w:val="00182404"/>
    <w:rsid w:val="001831A2"/>
    <w:rsid w:val="0018367B"/>
    <w:rsid w:val="001847FF"/>
    <w:rsid w:val="001848E0"/>
    <w:rsid w:val="001851B8"/>
    <w:rsid w:val="00185CDF"/>
    <w:rsid w:val="00185E1F"/>
    <w:rsid w:val="00186443"/>
    <w:rsid w:val="0019007C"/>
    <w:rsid w:val="001914EC"/>
    <w:rsid w:val="0019225C"/>
    <w:rsid w:val="001936FE"/>
    <w:rsid w:val="00193B3E"/>
    <w:rsid w:val="001954FA"/>
    <w:rsid w:val="00195556"/>
    <w:rsid w:val="00196297"/>
    <w:rsid w:val="001977DB"/>
    <w:rsid w:val="00197AF5"/>
    <w:rsid w:val="001A1E84"/>
    <w:rsid w:val="001A1FBC"/>
    <w:rsid w:val="001A1FCA"/>
    <w:rsid w:val="001A211B"/>
    <w:rsid w:val="001A23AF"/>
    <w:rsid w:val="001A23CE"/>
    <w:rsid w:val="001A270A"/>
    <w:rsid w:val="001A289A"/>
    <w:rsid w:val="001A5263"/>
    <w:rsid w:val="001A7FE7"/>
    <w:rsid w:val="001B0B47"/>
    <w:rsid w:val="001B11D8"/>
    <w:rsid w:val="001B1898"/>
    <w:rsid w:val="001B19CB"/>
    <w:rsid w:val="001B2415"/>
    <w:rsid w:val="001B2F2C"/>
    <w:rsid w:val="001B389C"/>
    <w:rsid w:val="001B69F6"/>
    <w:rsid w:val="001B6E87"/>
    <w:rsid w:val="001C0465"/>
    <w:rsid w:val="001C08CE"/>
    <w:rsid w:val="001C499F"/>
    <w:rsid w:val="001C7770"/>
    <w:rsid w:val="001C797C"/>
    <w:rsid w:val="001C7C11"/>
    <w:rsid w:val="001D0BC2"/>
    <w:rsid w:val="001D1042"/>
    <w:rsid w:val="001D18EB"/>
    <w:rsid w:val="001D1BD8"/>
    <w:rsid w:val="001D289E"/>
    <w:rsid w:val="001D2B13"/>
    <w:rsid w:val="001D2BEC"/>
    <w:rsid w:val="001D3707"/>
    <w:rsid w:val="001D3C5F"/>
    <w:rsid w:val="001D603C"/>
    <w:rsid w:val="001E0468"/>
    <w:rsid w:val="001E1E8A"/>
    <w:rsid w:val="001E1FA3"/>
    <w:rsid w:val="001E2806"/>
    <w:rsid w:val="001E2875"/>
    <w:rsid w:val="001E33EA"/>
    <w:rsid w:val="001E4266"/>
    <w:rsid w:val="001E4741"/>
    <w:rsid w:val="001E5206"/>
    <w:rsid w:val="001F044F"/>
    <w:rsid w:val="001F046B"/>
    <w:rsid w:val="001F0DBC"/>
    <w:rsid w:val="001F151A"/>
    <w:rsid w:val="001F181C"/>
    <w:rsid w:val="001F1F8C"/>
    <w:rsid w:val="001F30DD"/>
    <w:rsid w:val="001F421D"/>
    <w:rsid w:val="001F4DA2"/>
    <w:rsid w:val="001F505A"/>
    <w:rsid w:val="001F5754"/>
    <w:rsid w:val="00200872"/>
    <w:rsid w:val="00201846"/>
    <w:rsid w:val="00202258"/>
    <w:rsid w:val="00203060"/>
    <w:rsid w:val="002031C9"/>
    <w:rsid w:val="00204B50"/>
    <w:rsid w:val="002052F3"/>
    <w:rsid w:val="00205E21"/>
    <w:rsid w:val="002103AC"/>
    <w:rsid w:val="00210886"/>
    <w:rsid w:val="00211C99"/>
    <w:rsid w:val="00212C63"/>
    <w:rsid w:val="002137A4"/>
    <w:rsid w:val="00214B3C"/>
    <w:rsid w:val="0021537A"/>
    <w:rsid w:val="002156D4"/>
    <w:rsid w:val="00216628"/>
    <w:rsid w:val="002171F7"/>
    <w:rsid w:val="002174C4"/>
    <w:rsid w:val="002209D7"/>
    <w:rsid w:val="00221724"/>
    <w:rsid w:val="00221A13"/>
    <w:rsid w:val="0022262D"/>
    <w:rsid w:val="002229AA"/>
    <w:rsid w:val="00222C20"/>
    <w:rsid w:val="002238C2"/>
    <w:rsid w:val="00224368"/>
    <w:rsid w:val="00224936"/>
    <w:rsid w:val="00224E2C"/>
    <w:rsid w:val="00225E7B"/>
    <w:rsid w:val="002262B3"/>
    <w:rsid w:val="002264F3"/>
    <w:rsid w:val="00226587"/>
    <w:rsid w:val="002279B4"/>
    <w:rsid w:val="00227E75"/>
    <w:rsid w:val="002318D5"/>
    <w:rsid w:val="00231949"/>
    <w:rsid w:val="0023210B"/>
    <w:rsid w:val="00232ED2"/>
    <w:rsid w:val="0023303B"/>
    <w:rsid w:val="00233493"/>
    <w:rsid w:val="0023356E"/>
    <w:rsid w:val="00234850"/>
    <w:rsid w:val="00234A06"/>
    <w:rsid w:val="00234B8B"/>
    <w:rsid w:val="00235337"/>
    <w:rsid w:val="00235C6C"/>
    <w:rsid w:val="00236374"/>
    <w:rsid w:val="0023708D"/>
    <w:rsid w:val="00237C29"/>
    <w:rsid w:val="002414A5"/>
    <w:rsid w:val="0024194A"/>
    <w:rsid w:val="00241A27"/>
    <w:rsid w:val="00241A4C"/>
    <w:rsid w:val="00241F4D"/>
    <w:rsid w:val="002432B7"/>
    <w:rsid w:val="0024345F"/>
    <w:rsid w:val="002438C9"/>
    <w:rsid w:val="00243ADA"/>
    <w:rsid w:val="00244BE5"/>
    <w:rsid w:val="00245D17"/>
    <w:rsid w:val="002503AD"/>
    <w:rsid w:val="002518FE"/>
    <w:rsid w:val="00251B65"/>
    <w:rsid w:val="002523BC"/>
    <w:rsid w:val="0025268D"/>
    <w:rsid w:val="002547C8"/>
    <w:rsid w:val="00257199"/>
    <w:rsid w:val="0025744B"/>
    <w:rsid w:val="0025783E"/>
    <w:rsid w:val="00260420"/>
    <w:rsid w:val="00262B39"/>
    <w:rsid w:val="00263311"/>
    <w:rsid w:val="002636E8"/>
    <w:rsid w:val="00264437"/>
    <w:rsid w:val="00264A3C"/>
    <w:rsid w:val="00264CD1"/>
    <w:rsid w:val="00265284"/>
    <w:rsid w:val="00266AAD"/>
    <w:rsid w:val="0026766B"/>
    <w:rsid w:val="002678AC"/>
    <w:rsid w:val="002716A6"/>
    <w:rsid w:val="002720FD"/>
    <w:rsid w:val="00274B3E"/>
    <w:rsid w:val="002757EC"/>
    <w:rsid w:val="0027704C"/>
    <w:rsid w:val="0027729B"/>
    <w:rsid w:val="00277363"/>
    <w:rsid w:val="00277A19"/>
    <w:rsid w:val="00277AE8"/>
    <w:rsid w:val="002803AC"/>
    <w:rsid w:val="00283AE2"/>
    <w:rsid w:val="002845DC"/>
    <w:rsid w:val="002857D7"/>
    <w:rsid w:val="00287613"/>
    <w:rsid w:val="002918C4"/>
    <w:rsid w:val="002923FD"/>
    <w:rsid w:val="00292DD7"/>
    <w:rsid w:val="002940BA"/>
    <w:rsid w:val="00294589"/>
    <w:rsid w:val="00294E8F"/>
    <w:rsid w:val="00294ECD"/>
    <w:rsid w:val="00294F33"/>
    <w:rsid w:val="00294F66"/>
    <w:rsid w:val="00295044"/>
    <w:rsid w:val="00295B3F"/>
    <w:rsid w:val="0029639D"/>
    <w:rsid w:val="00296973"/>
    <w:rsid w:val="002A015D"/>
    <w:rsid w:val="002A0171"/>
    <w:rsid w:val="002A1B6A"/>
    <w:rsid w:val="002A4C30"/>
    <w:rsid w:val="002A5F04"/>
    <w:rsid w:val="002A78EE"/>
    <w:rsid w:val="002B0384"/>
    <w:rsid w:val="002B22A7"/>
    <w:rsid w:val="002B33E3"/>
    <w:rsid w:val="002B4A1C"/>
    <w:rsid w:val="002B60FC"/>
    <w:rsid w:val="002B632D"/>
    <w:rsid w:val="002B6656"/>
    <w:rsid w:val="002B6830"/>
    <w:rsid w:val="002B742A"/>
    <w:rsid w:val="002C0336"/>
    <w:rsid w:val="002C2ED7"/>
    <w:rsid w:val="002C3B5B"/>
    <w:rsid w:val="002C3ECE"/>
    <w:rsid w:val="002C40FC"/>
    <w:rsid w:val="002C51A7"/>
    <w:rsid w:val="002C5B5B"/>
    <w:rsid w:val="002C5D4B"/>
    <w:rsid w:val="002D00AA"/>
    <w:rsid w:val="002D3693"/>
    <w:rsid w:val="002D3D77"/>
    <w:rsid w:val="002D430E"/>
    <w:rsid w:val="002D4C97"/>
    <w:rsid w:val="002D5EDD"/>
    <w:rsid w:val="002D6882"/>
    <w:rsid w:val="002D736B"/>
    <w:rsid w:val="002D7A6E"/>
    <w:rsid w:val="002E0954"/>
    <w:rsid w:val="002E11F0"/>
    <w:rsid w:val="002E56E7"/>
    <w:rsid w:val="002E5C4F"/>
    <w:rsid w:val="002E631A"/>
    <w:rsid w:val="002E7284"/>
    <w:rsid w:val="002E7369"/>
    <w:rsid w:val="002E775F"/>
    <w:rsid w:val="002E7867"/>
    <w:rsid w:val="002F04E5"/>
    <w:rsid w:val="002F06BC"/>
    <w:rsid w:val="002F1892"/>
    <w:rsid w:val="002F31CF"/>
    <w:rsid w:val="002F4AC2"/>
    <w:rsid w:val="002F4FF7"/>
    <w:rsid w:val="002F5C29"/>
    <w:rsid w:val="002F5E9B"/>
    <w:rsid w:val="002F7DF9"/>
    <w:rsid w:val="00300022"/>
    <w:rsid w:val="00300A00"/>
    <w:rsid w:val="0030214C"/>
    <w:rsid w:val="003027E0"/>
    <w:rsid w:val="00302B6A"/>
    <w:rsid w:val="003034B6"/>
    <w:rsid w:val="00303803"/>
    <w:rsid w:val="00304303"/>
    <w:rsid w:val="00304A85"/>
    <w:rsid w:val="00304EF0"/>
    <w:rsid w:val="003063CE"/>
    <w:rsid w:val="00307E11"/>
    <w:rsid w:val="00307F71"/>
    <w:rsid w:val="003104DB"/>
    <w:rsid w:val="0031079A"/>
    <w:rsid w:val="00311161"/>
    <w:rsid w:val="00311427"/>
    <w:rsid w:val="00314F36"/>
    <w:rsid w:val="00315638"/>
    <w:rsid w:val="00315E6E"/>
    <w:rsid w:val="00316788"/>
    <w:rsid w:val="0031739B"/>
    <w:rsid w:val="00317BC3"/>
    <w:rsid w:val="00317E9C"/>
    <w:rsid w:val="00317FA5"/>
    <w:rsid w:val="00320315"/>
    <w:rsid w:val="0032042B"/>
    <w:rsid w:val="0032093A"/>
    <w:rsid w:val="00320FD0"/>
    <w:rsid w:val="003226EB"/>
    <w:rsid w:val="00323488"/>
    <w:rsid w:val="00323582"/>
    <w:rsid w:val="003241DD"/>
    <w:rsid w:val="0032655E"/>
    <w:rsid w:val="00326E80"/>
    <w:rsid w:val="00326F90"/>
    <w:rsid w:val="00327873"/>
    <w:rsid w:val="00327CE8"/>
    <w:rsid w:val="00327E7B"/>
    <w:rsid w:val="00330064"/>
    <w:rsid w:val="0033081F"/>
    <w:rsid w:val="00332D34"/>
    <w:rsid w:val="00333290"/>
    <w:rsid w:val="003332A8"/>
    <w:rsid w:val="00335CB2"/>
    <w:rsid w:val="0034157A"/>
    <w:rsid w:val="00341B81"/>
    <w:rsid w:val="00341F6E"/>
    <w:rsid w:val="00342211"/>
    <w:rsid w:val="00342A7E"/>
    <w:rsid w:val="00343652"/>
    <w:rsid w:val="003437DF"/>
    <w:rsid w:val="00343BB1"/>
    <w:rsid w:val="00343BFF"/>
    <w:rsid w:val="00347AE5"/>
    <w:rsid w:val="00350F27"/>
    <w:rsid w:val="00351DFF"/>
    <w:rsid w:val="00353808"/>
    <w:rsid w:val="0035551C"/>
    <w:rsid w:val="00355D47"/>
    <w:rsid w:val="00356BC9"/>
    <w:rsid w:val="00360852"/>
    <w:rsid w:val="0036104E"/>
    <w:rsid w:val="0036106E"/>
    <w:rsid w:val="00361303"/>
    <w:rsid w:val="00361FD3"/>
    <w:rsid w:val="00362A61"/>
    <w:rsid w:val="00364635"/>
    <w:rsid w:val="00364F56"/>
    <w:rsid w:val="00365E34"/>
    <w:rsid w:val="00365F91"/>
    <w:rsid w:val="00367AFC"/>
    <w:rsid w:val="00370B30"/>
    <w:rsid w:val="003717A0"/>
    <w:rsid w:val="003717B0"/>
    <w:rsid w:val="00372206"/>
    <w:rsid w:val="003724EB"/>
    <w:rsid w:val="003739A0"/>
    <w:rsid w:val="00374DA1"/>
    <w:rsid w:val="0037545F"/>
    <w:rsid w:val="00376815"/>
    <w:rsid w:val="00377470"/>
    <w:rsid w:val="003806C5"/>
    <w:rsid w:val="00381897"/>
    <w:rsid w:val="00381C6E"/>
    <w:rsid w:val="003820C9"/>
    <w:rsid w:val="003821F6"/>
    <w:rsid w:val="003828A1"/>
    <w:rsid w:val="00384C2C"/>
    <w:rsid w:val="0038504A"/>
    <w:rsid w:val="00385C80"/>
    <w:rsid w:val="003865B4"/>
    <w:rsid w:val="00386741"/>
    <w:rsid w:val="00387235"/>
    <w:rsid w:val="003879DB"/>
    <w:rsid w:val="003914AD"/>
    <w:rsid w:val="003932FE"/>
    <w:rsid w:val="00393D0E"/>
    <w:rsid w:val="0039401B"/>
    <w:rsid w:val="0039453E"/>
    <w:rsid w:val="003949DC"/>
    <w:rsid w:val="00394C9F"/>
    <w:rsid w:val="003950CB"/>
    <w:rsid w:val="0039521D"/>
    <w:rsid w:val="003975DF"/>
    <w:rsid w:val="003A07A1"/>
    <w:rsid w:val="003A1A24"/>
    <w:rsid w:val="003A287A"/>
    <w:rsid w:val="003A330C"/>
    <w:rsid w:val="003A496F"/>
    <w:rsid w:val="003A586D"/>
    <w:rsid w:val="003A5ACD"/>
    <w:rsid w:val="003A5DD9"/>
    <w:rsid w:val="003A702C"/>
    <w:rsid w:val="003B0730"/>
    <w:rsid w:val="003B0EE6"/>
    <w:rsid w:val="003B0FE1"/>
    <w:rsid w:val="003B1198"/>
    <w:rsid w:val="003B3193"/>
    <w:rsid w:val="003B3CA9"/>
    <w:rsid w:val="003B500C"/>
    <w:rsid w:val="003B52E6"/>
    <w:rsid w:val="003B61C0"/>
    <w:rsid w:val="003B6959"/>
    <w:rsid w:val="003B6FE3"/>
    <w:rsid w:val="003C01CD"/>
    <w:rsid w:val="003C05F6"/>
    <w:rsid w:val="003C0709"/>
    <w:rsid w:val="003C28CB"/>
    <w:rsid w:val="003C33FC"/>
    <w:rsid w:val="003C58CC"/>
    <w:rsid w:val="003C5BEA"/>
    <w:rsid w:val="003C6679"/>
    <w:rsid w:val="003C726B"/>
    <w:rsid w:val="003C7386"/>
    <w:rsid w:val="003C7598"/>
    <w:rsid w:val="003D0857"/>
    <w:rsid w:val="003D1CF2"/>
    <w:rsid w:val="003D287C"/>
    <w:rsid w:val="003D337F"/>
    <w:rsid w:val="003D372B"/>
    <w:rsid w:val="003D4FA5"/>
    <w:rsid w:val="003D6796"/>
    <w:rsid w:val="003D67D2"/>
    <w:rsid w:val="003D7409"/>
    <w:rsid w:val="003D7CF6"/>
    <w:rsid w:val="003E0B06"/>
    <w:rsid w:val="003E12D3"/>
    <w:rsid w:val="003E19E1"/>
    <w:rsid w:val="003E1ADE"/>
    <w:rsid w:val="003E1DD8"/>
    <w:rsid w:val="003E1F4A"/>
    <w:rsid w:val="003E3246"/>
    <w:rsid w:val="003E34F7"/>
    <w:rsid w:val="003E487C"/>
    <w:rsid w:val="003E4983"/>
    <w:rsid w:val="003E5AD2"/>
    <w:rsid w:val="003E7B5F"/>
    <w:rsid w:val="003F04FE"/>
    <w:rsid w:val="003F05E4"/>
    <w:rsid w:val="003F26AA"/>
    <w:rsid w:val="003F31AD"/>
    <w:rsid w:val="003F3FBA"/>
    <w:rsid w:val="003F6461"/>
    <w:rsid w:val="003F7075"/>
    <w:rsid w:val="003F74F3"/>
    <w:rsid w:val="00400287"/>
    <w:rsid w:val="00401289"/>
    <w:rsid w:val="004013A8"/>
    <w:rsid w:val="00401CB7"/>
    <w:rsid w:val="00402082"/>
    <w:rsid w:val="00403F86"/>
    <w:rsid w:val="00404B42"/>
    <w:rsid w:val="00407B35"/>
    <w:rsid w:val="00410ABB"/>
    <w:rsid w:val="004114B2"/>
    <w:rsid w:val="004117C5"/>
    <w:rsid w:val="0041303E"/>
    <w:rsid w:val="00413866"/>
    <w:rsid w:val="0041582B"/>
    <w:rsid w:val="00416E01"/>
    <w:rsid w:val="0041720B"/>
    <w:rsid w:val="00417A90"/>
    <w:rsid w:val="00420B46"/>
    <w:rsid w:val="0042146E"/>
    <w:rsid w:val="00421552"/>
    <w:rsid w:val="0042240C"/>
    <w:rsid w:val="00422DCC"/>
    <w:rsid w:val="00424370"/>
    <w:rsid w:val="00425188"/>
    <w:rsid w:val="00426C02"/>
    <w:rsid w:val="00427690"/>
    <w:rsid w:val="004277EB"/>
    <w:rsid w:val="00430758"/>
    <w:rsid w:val="00430A4C"/>
    <w:rsid w:val="00431A01"/>
    <w:rsid w:val="00431DA9"/>
    <w:rsid w:val="00432772"/>
    <w:rsid w:val="00433441"/>
    <w:rsid w:val="00434294"/>
    <w:rsid w:val="00434D10"/>
    <w:rsid w:val="004353AC"/>
    <w:rsid w:val="00436344"/>
    <w:rsid w:val="00437423"/>
    <w:rsid w:val="00437F14"/>
    <w:rsid w:val="00440367"/>
    <w:rsid w:val="004403F8"/>
    <w:rsid w:val="00442C8D"/>
    <w:rsid w:val="00442DED"/>
    <w:rsid w:val="0044318D"/>
    <w:rsid w:val="00443D6F"/>
    <w:rsid w:val="004447B3"/>
    <w:rsid w:val="00446243"/>
    <w:rsid w:val="00446657"/>
    <w:rsid w:val="004470C7"/>
    <w:rsid w:val="00447E26"/>
    <w:rsid w:val="0045004C"/>
    <w:rsid w:val="0045086A"/>
    <w:rsid w:val="00450F91"/>
    <w:rsid w:val="00451A24"/>
    <w:rsid w:val="00451AF1"/>
    <w:rsid w:val="00452A2E"/>
    <w:rsid w:val="00454C57"/>
    <w:rsid w:val="00455448"/>
    <w:rsid w:val="00457282"/>
    <w:rsid w:val="004574A7"/>
    <w:rsid w:val="004601CC"/>
    <w:rsid w:val="00460A50"/>
    <w:rsid w:val="00462CFA"/>
    <w:rsid w:val="00462DE8"/>
    <w:rsid w:val="004653CF"/>
    <w:rsid w:val="00465504"/>
    <w:rsid w:val="00465AC4"/>
    <w:rsid w:val="00465F9B"/>
    <w:rsid w:val="004660CA"/>
    <w:rsid w:val="004669E4"/>
    <w:rsid w:val="0046754A"/>
    <w:rsid w:val="004679EF"/>
    <w:rsid w:val="004703B1"/>
    <w:rsid w:val="004704B4"/>
    <w:rsid w:val="004706DF"/>
    <w:rsid w:val="00472075"/>
    <w:rsid w:val="00472435"/>
    <w:rsid w:val="00472C7A"/>
    <w:rsid w:val="00473144"/>
    <w:rsid w:val="0047440A"/>
    <w:rsid w:val="00477A1C"/>
    <w:rsid w:val="0048033C"/>
    <w:rsid w:val="004809D6"/>
    <w:rsid w:val="00480BC3"/>
    <w:rsid w:val="00481823"/>
    <w:rsid w:val="00481965"/>
    <w:rsid w:val="00481D7A"/>
    <w:rsid w:val="0048296A"/>
    <w:rsid w:val="00482FD8"/>
    <w:rsid w:val="00485F88"/>
    <w:rsid w:val="004875A5"/>
    <w:rsid w:val="004875B0"/>
    <w:rsid w:val="00487A99"/>
    <w:rsid w:val="0049032D"/>
    <w:rsid w:val="004907B1"/>
    <w:rsid w:val="004909F2"/>
    <w:rsid w:val="00491989"/>
    <w:rsid w:val="00491C6B"/>
    <w:rsid w:val="00492D10"/>
    <w:rsid w:val="004934F7"/>
    <w:rsid w:val="0049577B"/>
    <w:rsid w:val="0049672E"/>
    <w:rsid w:val="00497154"/>
    <w:rsid w:val="00497780"/>
    <w:rsid w:val="004A03AF"/>
    <w:rsid w:val="004A0621"/>
    <w:rsid w:val="004A0DAB"/>
    <w:rsid w:val="004A285C"/>
    <w:rsid w:val="004A41E2"/>
    <w:rsid w:val="004A4623"/>
    <w:rsid w:val="004A4801"/>
    <w:rsid w:val="004A4E73"/>
    <w:rsid w:val="004A5090"/>
    <w:rsid w:val="004A55B8"/>
    <w:rsid w:val="004A5E8A"/>
    <w:rsid w:val="004A6483"/>
    <w:rsid w:val="004A6979"/>
    <w:rsid w:val="004A73CE"/>
    <w:rsid w:val="004A7C72"/>
    <w:rsid w:val="004B0B86"/>
    <w:rsid w:val="004B1F17"/>
    <w:rsid w:val="004B216C"/>
    <w:rsid w:val="004B3235"/>
    <w:rsid w:val="004B32BB"/>
    <w:rsid w:val="004B57A9"/>
    <w:rsid w:val="004B6850"/>
    <w:rsid w:val="004B686F"/>
    <w:rsid w:val="004B6C31"/>
    <w:rsid w:val="004B7091"/>
    <w:rsid w:val="004C0A11"/>
    <w:rsid w:val="004C26C3"/>
    <w:rsid w:val="004C3564"/>
    <w:rsid w:val="004C37DC"/>
    <w:rsid w:val="004C3EA7"/>
    <w:rsid w:val="004C4734"/>
    <w:rsid w:val="004C47DD"/>
    <w:rsid w:val="004C7114"/>
    <w:rsid w:val="004C77F4"/>
    <w:rsid w:val="004C7CC4"/>
    <w:rsid w:val="004D15AD"/>
    <w:rsid w:val="004D165C"/>
    <w:rsid w:val="004D23FD"/>
    <w:rsid w:val="004D2BE1"/>
    <w:rsid w:val="004D2E4D"/>
    <w:rsid w:val="004D5DFD"/>
    <w:rsid w:val="004D70B2"/>
    <w:rsid w:val="004D79BF"/>
    <w:rsid w:val="004E03DD"/>
    <w:rsid w:val="004E0ECD"/>
    <w:rsid w:val="004E119E"/>
    <w:rsid w:val="004E1BB0"/>
    <w:rsid w:val="004E2AA5"/>
    <w:rsid w:val="004E387B"/>
    <w:rsid w:val="004E4DC7"/>
    <w:rsid w:val="004E54D2"/>
    <w:rsid w:val="004E71FE"/>
    <w:rsid w:val="004F1745"/>
    <w:rsid w:val="004F28A5"/>
    <w:rsid w:val="004F3428"/>
    <w:rsid w:val="004F403E"/>
    <w:rsid w:val="004F4690"/>
    <w:rsid w:val="004F59CA"/>
    <w:rsid w:val="004F6C38"/>
    <w:rsid w:val="004F6CC2"/>
    <w:rsid w:val="0050003C"/>
    <w:rsid w:val="00500B83"/>
    <w:rsid w:val="00500C32"/>
    <w:rsid w:val="00501919"/>
    <w:rsid w:val="00501C61"/>
    <w:rsid w:val="0050279A"/>
    <w:rsid w:val="00506A6D"/>
    <w:rsid w:val="0050713A"/>
    <w:rsid w:val="00510CE6"/>
    <w:rsid w:val="00511059"/>
    <w:rsid w:val="005135CF"/>
    <w:rsid w:val="00515758"/>
    <w:rsid w:val="00515E3D"/>
    <w:rsid w:val="00516539"/>
    <w:rsid w:val="00516A6B"/>
    <w:rsid w:val="0051741C"/>
    <w:rsid w:val="00517A43"/>
    <w:rsid w:val="00520FC9"/>
    <w:rsid w:val="0052108F"/>
    <w:rsid w:val="005220CB"/>
    <w:rsid w:val="00523C8E"/>
    <w:rsid w:val="005248BC"/>
    <w:rsid w:val="00525C7D"/>
    <w:rsid w:val="005262C2"/>
    <w:rsid w:val="00527C4F"/>
    <w:rsid w:val="005314C3"/>
    <w:rsid w:val="00534502"/>
    <w:rsid w:val="005349F3"/>
    <w:rsid w:val="0053565E"/>
    <w:rsid w:val="0053578D"/>
    <w:rsid w:val="00535DCA"/>
    <w:rsid w:val="00536E7F"/>
    <w:rsid w:val="00537720"/>
    <w:rsid w:val="005378FB"/>
    <w:rsid w:val="00537D82"/>
    <w:rsid w:val="0054213C"/>
    <w:rsid w:val="005421A4"/>
    <w:rsid w:val="00542E87"/>
    <w:rsid w:val="00542F6E"/>
    <w:rsid w:val="0054302C"/>
    <w:rsid w:val="00543320"/>
    <w:rsid w:val="00543971"/>
    <w:rsid w:val="0054410F"/>
    <w:rsid w:val="005443CA"/>
    <w:rsid w:val="005447F9"/>
    <w:rsid w:val="00544A9A"/>
    <w:rsid w:val="00544B0C"/>
    <w:rsid w:val="005450ED"/>
    <w:rsid w:val="005451CF"/>
    <w:rsid w:val="00545538"/>
    <w:rsid w:val="00546392"/>
    <w:rsid w:val="005465AF"/>
    <w:rsid w:val="0054677E"/>
    <w:rsid w:val="00547441"/>
    <w:rsid w:val="00550587"/>
    <w:rsid w:val="0055181A"/>
    <w:rsid w:val="00551A7F"/>
    <w:rsid w:val="00551AF9"/>
    <w:rsid w:val="00551CE5"/>
    <w:rsid w:val="00553BE7"/>
    <w:rsid w:val="0055453D"/>
    <w:rsid w:val="00554C1E"/>
    <w:rsid w:val="005557F3"/>
    <w:rsid w:val="00555880"/>
    <w:rsid w:val="00555DC0"/>
    <w:rsid w:val="00556F99"/>
    <w:rsid w:val="005570B4"/>
    <w:rsid w:val="005572F2"/>
    <w:rsid w:val="00557A42"/>
    <w:rsid w:val="00561546"/>
    <w:rsid w:val="005625EE"/>
    <w:rsid w:val="00562751"/>
    <w:rsid w:val="00563245"/>
    <w:rsid w:val="0056467D"/>
    <w:rsid w:val="005659D3"/>
    <w:rsid w:val="00566601"/>
    <w:rsid w:val="0056706B"/>
    <w:rsid w:val="00570124"/>
    <w:rsid w:val="00570224"/>
    <w:rsid w:val="00570383"/>
    <w:rsid w:val="00572163"/>
    <w:rsid w:val="0057234D"/>
    <w:rsid w:val="00573FBD"/>
    <w:rsid w:val="00574786"/>
    <w:rsid w:val="00574C51"/>
    <w:rsid w:val="00576532"/>
    <w:rsid w:val="005769B3"/>
    <w:rsid w:val="00576F6C"/>
    <w:rsid w:val="005774A1"/>
    <w:rsid w:val="00577FB5"/>
    <w:rsid w:val="00580F02"/>
    <w:rsid w:val="00581415"/>
    <w:rsid w:val="00582627"/>
    <w:rsid w:val="0058273B"/>
    <w:rsid w:val="005838E9"/>
    <w:rsid w:val="00583A00"/>
    <w:rsid w:val="00583B4A"/>
    <w:rsid w:val="00584380"/>
    <w:rsid w:val="005845CB"/>
    <w:rsid w:val="00584FEF"/>
    <w:rsid w:val="005854DA"/>
    <w:rsid w:val="005862C8"/>
    <w:rsid w:val="005862F0"/>
    <w:rsid w:val="00586C86"/>
    <w:rsid w:val="00586F0F"/>
    <w:rsid w:val="005873B3"/>
    <w:rsid w:val="00590552"/>
    <w:rsid w:val="00590578"/>
    <w:rsid w:val="00590C7F"/>
    <w:rsid w:val="005912F1"/>
    <w:rsid w:val="00592323"/>
    <w:rsid w:val="0059327B"/>
    <w:rsid w:val="00593904"/>
    <w:rsid w:val="005939CB"/>
    <w:rsid w:val="00594D83"/>
    <w:rsid w:val="005A0E24"/>
    <w:rsid w:val="005A0F98"/>
    <w:rsid w:val="005A34CC"/>
    <w:rsid w:val="005A396B"/>
    <w:rsid w:val="005A74AF"/>
    <w:rsid w:val="005A7AAF"/>
    <w:rsid w:val="005A7AB7"/>
    <w:rsid w:val="005B02FB"/>
    <w:rsid w:val="005B035A"/>
    <w:rsid w:val="005B0662"/>
    <w:rsid w:val="005B1970"/>
    <w:rsid w:val="005B1AAA"/>
    <w:rsid w:val="005B30A6"/>
    <w:rsid w:val="005B38EA"/>
    <w:rsid w:val="005B4159"/>
    <w:rsid w:val="005B4627"/>
    <w:rsid w:val="005B486D"/>
    <w:rsid w:val="005B512C"/>
    <w:rsid w:val="005B5932"/>
    <w:rsid w:val="005B5AD8"/>
    <w:rsid w:val="005B6743"/>
    <w:rsid w:val="005B7B01"/>
    <w:rsid w:val="005C0591"/>
    <w:rsid w:val="005C063C"/>
    <w:rsid w:val="005C184B"/>
    <w:rsid w:val="005C210C"/>
    <w:rsid w:val="005C2423"/>
    <w:rsid w:val="005C2F96"/>
    <w:rsid w:val="005C46B4"/>
    <w:rsid w:val="005C51A6"/>
    <w:rsid w:val="005C5B56"/>
    <w:rsid w:val="005C7DB9"/>
    <w:rsid w:val="005D0EB3"/>
    <w:rsid w:val="005D0F94"/>
    <w:rsid w:val="005D22F6"/>
    <w:rsid w:val="005D28F7"/>
    <w:rsid w:val="005D2A41"/>
    <w:rsid w:val="005D2C3C"/>
    <w:rsid w:val="005D3600"/>
    <w:rsid w:val="005D491B"/>
    <w:rsid w:val="005D5844"/>
    <w:rsid w:val="005D5BF2"/>
    <w:rsid w:val="005D5D2D"/>
    <w:rsid w:val="005D5E7B"/>
    <w:rsid w:val="005D64F8"/>
    <w:rsid w:val="005D656B"/>
    <w:rsid w:val="005D684B"/>
    <w:rsid w:val="005D6B27"/>
    <w:rsid w:val="005D72F9"/>
    <w:rsid w:val="005D74A5"/>
    <w:rsid w:val="005E0031"/>
    <w:rsid w:val="005E0522"/>
    <w:rsid w:val="005E092B"/>
    <w:rsid w:val="005E0AB3"/>
    <w:rsid w:val="005E1B47"/>
    <w:rsid w:val="005E246B"/>
    <w:rsid w:val="005E2A09"/>
    <w:rsid w:val="005E31D7"/>
    <w:rsid w:val="005E32BF"/>
    <w:rsid w:val="005E3B93"/>
    <w:rsid w:val="005F1065"/>
    <w:rsid w:val="005F16BC"/>
    <w:rsid w:val="005F253E"/>
    <w:rsid w:val="005F2C42"/>
    <w:rsid w:val="005F4149"/>
    <w:rsid w:val="005F4CDE"/>
    <w:rsid w:val="005F4F70"/>
    <w:rsid w:val="005F790D"/>
    <w:rsid w:val="00600DF1"/>
    <w:rsid w:val="00601679"/>
    <w:rsid w:val="0060216D"/>
    <w:rsid w:val="00602662"/>
    <w:rsid w:val="00603E1A"/>
    <w:rsid w:val="00605861"/>
    <w:rsid w:val="00605F7E"/>
    <w:rsid w:val="00607422"/>
    <w:rsid w:val="00610F14"/>
    <w:rsid w:val="00611782"/>
    <w:rsid w:val="00612879"/>
    <w:rsid w:val="006130B0"/>
    <w:rsid w:val="0061360F"/>
    <w:rsid w:val="006146C2"/>
    <w:rsid w:val="00614B9E"/>
    <w:rsid w:val="00615AE7"/>
    <w:rsid w:val="0061605A"/>
    <w:rsid w:val="006160D4"/>
    <w:rsid w:val="0061685C"/>
    <w:rsid w:val="006168BD"/>
    <w:rsid w:val="006175D3"/>
    <w:rsid w:val="006175E0"/>
    <w:rsid w:val="00626F92"/>
    <w:rsid w:val="006272FD"/>
    <w:rsid w:val="0063073D"/>
    <w:rsid w:val="00631309"/>
    <w:rsid w:val="006314AD"/>
    <w:rsid w:val="0063169C"/>
    <w:rsid w:val="00631E68"/>
    <w:rsid w:val="00633094"/>
    <w:rsid w:val="006346B1"/>
    <w:rsid w:val="0063493C"/>
    <w:rsid w:val="00634FA5"/>
    <w:rsid w:val="00635072"/>
    <w:rsid w:val="0063519E"/>
    <w:rsid w:val="00635600"/>
    <w:rsid w:val="0063620D"/>
    <w:rsid w:val="006368A7"/>
    <w:rsid w:val="0063698B"/>
    <w:rsid w:val="00637D2F"/>
    <w:rsid w:val="00640F08"/>
    <w:rsid w:val="00641C7F"/>
    <w:rsid w:val="006424A1"/>
    <w:rsid w:val="0064350F"/>
    <w:rsid w:val="006443DE"/>
    <w:rsid w:val="00644491"/>
    <w:rsid w:val="006450DB"/>
    <w:rsid w:val="00645210"/>
    <w:rsid w:val="00646598"/>
    <w:rsid w:val="0064721B"/>
    <w:rsid w:val="006472F1"/>
    <w:rsid w:val="006477D4"/>
    <w:rsid w:val="006524AA"/>
    <w:rsid w:val="00652A84"/>
    <w:rsid w:val="0065381B"/>
    <w:rsid w:val="00653AD8"/>
    <w:rsid w:val="0065550A"/>
    <w:rsid w:val="0065573B"/>
    <w:rsid w:val="006570F4"/>
    <w:rsid w:val="0066064B"/>
    <w:rsid w:val="00661D3B"/>
    <w:rsid w:val="00664306"/>
    <w:rsid w:val="00664BC1"/>
    <w:rsid w:val="0066534B"/>
    <w:rsid w:val="00665D77"/>
    <w:rsid w:val="00670705"/>
    <w:rsid w:val="00670840"/>
    <w:rsid w:val="00670C0B"/>
    <w:rsid w:val="00671F04"/>
    <w:rsid w:val="006726F0"/>
    <w:rsid w:val="00672702"/>
    <w:rsid w:val="00672A0E"/>
    <w:rsid w:val="006733C9"/>
    <w:rsid w:val="00673E64"/>
    <w:rsid w:val="0067490A"/>
    <w:rsid w:val="0067535D"/>
    <w:rsid w:val="00677634"/>
    <w:rsid w:val="00677662"/>
    <w:rsid w:val="00680615"/>
    <w:rsid w:val="00680CD3"/>
    <w:rsid w:val="006816CD"/>
    <w:rsid w:val="00684B0C"/>
    <w:rsid w:val="00685CD2"/>
    <w:rsid w:val="00686814"/>
    <w:rsid w:val="00686F3D"/>
    <w:rsid w:val="00687C91"/>
    <w:rsid w:val="00687FBC"/>
    <w:rsid w:val="00691D97"/>
    <w:rsid w:val="00691F34"/>
    <w:rsid w:val="00692A51"/>
    <w:rsid w:val="006932A2"/>
    <w:rsid w:val="00693C49"/>
    <w:rsid w:val="00694BD9"/>
    <w:rsid w:val="006959CA"/>
    <w:rsid w:val="00697A95"/>
    <w:rsid w:val="00697BA6"/>
    <w:rsid w:val="006A1FF0"/>
    <w:rsid w:val="006A38CD"/>
    <w:rsid w:val="006A3B1B"/>
    <w:rsid w:val="006A3FD2"/>
    <w:rsid w:val="006A6C6F"/>
    <w:rsid w:val="006A7086"/>
    <w:rsid w:val="006A7226"/>
    <w:rsid w:val="006A7B21"/>
    <w:rsid w:val="006B1DE8"/>
    <w:rsid w:val="006B2640"/>
    <w:rsid w:val="006B3009"/>
    <w:rsid w:val="006B38E1"/>
    <w:rsid w:val="006B4544"/>
    <w:rsid w:val="006B47EE"/>
    <w:rsid w:val="006B4EB1"/>
    <w:rsid w:val="006B4EE3"/>
    <w:rsid w:val="006B7EE3"/>
    <w:rsid w:val="006C0822"/>
    <w:rsid w:val="006C096E"/>
    <w:rsid w:val="006C169F"/>
    <w:rsid w:val="006C436D"/>
    <w:rsid w:val="006C442D"/>
    <w:rsid w:val="006C4A94"/>
    <w:rsid w:val="006C4DF2"/>
    <w:rsid w:val="006C5B74"/>
    <w:rsid w:val="006C5BCA"/>
    <w:rsid w:val="006C5BE2"/>
    <w:rsid w:val="006C5D7F"/>
    <w:rsid w:val="006C5EDD"/>
    <w:rsid w:val="006C5FE6"/>
    <w:rsid w:val="006C6584"/>
    <w:rsid w:val="006C69FD"/>
    <w:rsid w:val="006C6D62"/>
    <w:rsid w:val="006C75CF"/>
    <w:rsid w:val="006C7624"/>
    <w:rsid w:val="006D00CD"/>
    <w:rsid w:val="006D084F"/>
    <w:rsid w:val="006D0920"/>
    <w:rsid w:val="006D2475"/>
    <w:rsid w:val="006D2BAE"/>
    <w:rsid w:val="006D35A2"/>
    <w:rsid w:val="006D38C6"/>
    <w:rsid w:val="006D3D87"/>
    <w:rsid w:val="006D5737"/>
    <w:rsid w:val="006D58DA"/>
    <w:rsid w:val="006D5DC1"/>
    <w:rsid w:val="006D6B51"/>
    <w:rsid w:val="006D7A50"/>
    <w:rsid w:val="006D7E92"/>
    <w:rsid w:val="006E01DF"/>
    <w:rsid w:val="006E07FA"/>
    <w:rsid w:val="006E0807"/>
    <w:rsid w:val="006E1EE4"/>
    <w:rsid w:val="006E2157"/>
    <w:rsid w:val="006E2428"/>
    <w:rsid w:val="006E3A90"/>
    <w:rsid w:val="006E3AA6"/>
    <w:rsid w:val="006E4001"/>
    <w:rsid w:val="006E42E3"/>
    <w:rsid w:val="006E4919"/>
    <w:rsid w:val="006E78CE"/>
    <w:rsid w:val="006F028C"/>
    <w:rsid w:val="006F0DC9"/>
    <w:rsid w:val="006F3475"/>
    <w:rsid w:val="006F460C"/>
    <w:rsid w:val="006F6A53"/>
    <w:rsid w:val="006F6ADC"/>
    <w:rsid w:val="00701177"/>
    <w:rsid w:val="00701981"/>
    <w:rsid w:val="00701DA6"/>
    <w:rsid w:val="00702DB7"/>
    <w:rsid w:val="007033E2"/>
    <w:rsid w:val="00704681"/>
    <w:rsid w:val="007047C8"/>
    <w:rsid w:val="0070501F"/>
    <w:rsid w:val="00706081"/>
    <w:rsid w:val="00706254"/>
    <w:rsid w:val="0070683E"/>
    <w:rsid w:val="0070699F"/>
    <w:rsid w:val="007069C9"/>
    <w:rsid w:val="00707D27"/>
    <w:rsid w:val="007100C5"/>
    <w:rsid w:val="007135A4"/>
    <w:rsid w:val="007136FA"/>
    <w:rsid w:val="0071393A"/>
    <w:rsid w:val="00713A75"/>
    <w:rsid w:val="0071419F"/>
    <w:rsid w:val="007166A6"/>
    <w:rsid w:val="007168FE"/>
    <w:rsid w:val="00716E9E"/>
    <w:rsid w:val="0071769F"/>
    <w:rsid w:val="00717AD3"/>
    <w:rsid w:val="007228FD"/>
    <w:rsid w:val="00723F06"/>
    <w:rsid w:val="00724E87"/>
    <w:rsid w:val="0072538B"/>
    <w:rsid w:val="007272A7"/>
    <w:rsid w:val="00727B29"/>
    <w:rsid w:val="00730C21"/>
    <w:rsid w:val="007317A5"/>
    <w:rsid w:val="007319AC"/>
    <w:rsid w:val="007319DD"/>
    <w:rsid w:val="00731CF2"/>
    <w:rsid w:val="0073217A"/>
    <w:rsid w:val="00732DE2"/>
    <w:rsid w:val="00733E30"/>
    <w:rsid w:val="00733FE7"/>
    <w:rsid w:val="00735ACD"/>
    <w:rsid w:val="00735D7F"/>
    <w:rsid w:val="0073665C"/>
    <w:rsid w:val="00743525"/>
    <w:rsid w:val="00743AE4"/>
    <w:rsid w:val="00744259"/>
    <w:rsid w:val="00744815"/>
    <w:rsid w:val="007468D1"/>
    <w:rsid w:val="007503EF"/>
    <w:rsid w:val="007507E6"/>
    <w:rsid w:val="00751DC6"/>
    <w:rsid w:val="007523F9"/>
    <w:rsid w:val="0075243B"/>
    <w:rsid w:val="00752A1F"/>
    <w:rsid w:val="0075318D"/>
    <w:rsid w:val="00754734"/>
    <w:rsid w:val="00757127"/>
    <w:rsid w:val="00757EAA"/>
    <w:rsid w:val="00761316"/>
    <w:rsid w:val="0076286F"/>
    <w:rsid w:val="007629E2"/>
    <w:rsid w:val="00762A1B"/>
    <w:rsid w:val="00762B73"/>
    <w:rsid w:val="00765545"/>
    <w:rsid w:val="0076674D"/>
    <w:rsid w:val="00766DFC"/>
    <w:rsid w:val="00767858"/>
    <w:rsid w:val="007701D4"/>
    <w:rsid w:val="00770517"/>
    <w:rsid w:val="00770609"/>
    <w:rsid w:val="0077092C"/>
    <w:rsid w:val="0077129D"/>
    <w:rsid w:val="00771467"/>
    <w:rsid w:val="007719C5"/>
    <w:rsid w:val="00771AC6"/>
    <w:rsid w:val="007723DF"/>
    <w:rsid w:val="00772406"/>
    <w:rsid w:val="007744CC"/>
    <w:rsid w:val="007758BA"/>
    <w:rsid w:val="00776462"/>
    <w:rsid w:val="00777598"/>
    <w:rsid w:val="00777871"/>
    <w:rsid w:val="00777F20"/>
    <w:rsid w:val="00780830"/>
    <w:rsid w:val="0078103B"/>
    <w:rsid w:val="00782FE3"/>
    <w:rsid w:val="0078327E"/>
    <w:rsid w:val="00783A42"/>
    <w:rsid w:val="00783C8B"/>
    <w:rsid w:val="00785C65"/>
    <w:rsid w:val="0078601A"/>
    <w:rsid w:val="00787C69"/>
    <w:rsid w:val="0079044A"/>
    <w:rsid w:val="00790FF3"/>
    <w:rsid w:val="0079107E"/>
    <w:rsid w:val="00792329"/>
    <w:rsid w:val="007923AE"/>
    <w:rsid w:val="007924E6"/>
    <w:rsid w:val="00792C8E"/>
    <w:rsid w:val="00792E98"/>
    <w:rsid w:val="007931DC"/>
    <w:rsid w:val="0079471E"/>
    <w:rsid w:val="007957FD"/>
    <w:rsid w:val="007A0E47"/>
    <w:rsid w:val="007A1630"/>
    <w:rsid w:val="007A1DC4"/>
    <w:rsid w:val="007A33D0"/>
    <w:rsid w:val="007A69B4"/>
    <w:rsid w:val="007A6AE2"/>
    <w:rsid w:val="007A6EB7"/>
    <w:rsid w:val="007A773C"/>
    <w:rsid w:val="007A7C3F"/>
    <w:rsid w:val="007B0B15"/>
    <w:rsid w:val="007B0E71"/>
    <w:rsid w:val="007B15AB"/>
    <w:rsid w:val="007B195F"/>
    <w:rsid w:val="007B362D"/>
    <w:rsid w:val="007B423E"/>
    <w:rsid w:val="007B5A72"/>
    <w:rsid w:val="007B7834"/>
    <w:rsid w:val="007B79A5"/>
    <w:rsid w:val="007C0F7A"/>
    <w:rsid w:val="007C145F"/>
    <w:rsid w:val="007C218E"/>
    <w:rsid w:val="007C24E9"/>
    <w:rsid w:val="007C35D2"/>
    <w:rsid w:val="007C4742"/>
    <w:rsid w:val="007C4A51"/>
    <w:rsid w:val="007C54D3"/>
    <w:rsid w:val="007C54E5"/>
    <w:rsid w:val="007C5EEA"/>
    <w:rsid w:val="007C7652"/>
    <w:rsid w:val="007C7989"/>
    <w:rsid w:val="007C79FA"/>
    <w:rsid w:val="007D0375"/>
    <w:rsid w:val="007D0730"/>
    <w:rsid w:val="007D08D3"/>
    <w:rsid w:val="007D0CBA"/>
    <w:rsid w:val="007D2059"/>
    <w:rsid w:val="007D324F"/>
    <w:rsid w:val="007D3950"/>
    <w:rsid w:val="007D447D"/>
    <w:rsid w:val="007D48A6"/>
    <w:rsid w:val="007D4980"/>
    <w:rsid w:val="007D55EA"/>
    <w:rsid w:val="007D66E9"/>
    <w:rsid w:val="007D6851"/>
    <w:rsid w:val="007D7908"/>
    <w:rsid w:val="007D7A9B"/>
    <w:rsid w:val="007E3A94"/>
    <w:rsid w:val="007E3ABE"/>
    <w:rsid w:val="007E4920"/>
    <w:rsid w:val="007E4A4B"/>
    <w:rsid w:val="007E530B"/>
    <w:rsid w:val="007E5675"/>
    <w:rsid w:val="007E5A4B"/>
    <w:rsid w:val="007E7FA9"/>
    <w:rsid w:val="007F0904"/>
    <w:rsid w:val="007F166A"/>
    <w:rsid w:val="007F1C97"/>
    <w:rsid w:val="007F30F4"/>
    <w:rsid w:val="007F3123"/>
    <w:rsid w:val="007F4A63"/>
    <w:rsid w:val="007F5180"/>
    <w:rsid w:val="007F5B91"/>
    <w:rsid w:val="007F602D"/>
    <w:rsid w:val="007F73D8"/>
    <w:rsid w:val="00800A53"/>
    <w:rsid w:val="00801D52"/>
    <w:rsid w:val="0080220B"/>
    <w:rsid w:val="00802871"/>
    <w:rsid w:val="00802981"/>
    <w:rsid w:val="00802BA8"/>
    <w:rsid w:val="0080333E"/>
    <w:rsid w:val="008036D8"/>
    <w:rsid w:val="00803F79"/>
    <w:rsid w:val="00804015"/>
    <w:rsid w:val="008051BB"/>
    <w:rsid w:val="00806D06"/>
    <w:rsid w:val="008104E5"/>
    <w:rsid w:val="00811056"/>
    <w:rsid w:val="0081183E"/>
    <w:rsid w:val="008144EA"/>
    <w:rsid w:val="0081528A"/>
    <w:rsid w:val="00817B1A"/>
    <w:rsid w:val="0082012D"/>
    <w:rsid w:val="008208B7"/>
    <w:rsid w:val="0082158B"/>
    <w:rsid w:val="008234FF"/>
    <w:rsid w:val="00823687"/>
    <w:rsid w:val="0082386F"/>
    <w:rsid w:val="00823E6F"/>
    <w:rsid w:val="0082401F"/>
    <w:rsid w:val="008241D2"/>
    <w:rsid w:val="00824F78"/>
    <w:rsid w:val="00826BAD"/>
    <w:rsid w:val="00827C23"/>
    <w:rsid w:val="0083014A"/>
    <w:rsid w:val="0083264B"/>
    <w:rsid w:val="00832C65"/>
    <w:rsid w:val="00832E25"/>
    <w:rsid w:val="008333BC"/>
    <w:rsid w:val="0083395E"/>
    <w:rsid w:val="008349DA"/>
    <w:rsid w:val="00835A2B"/>
    <w:rsid w:val="00835D10"/>
    <w:rsid w:val="00835FF0"/>
    <w:rsid w:val="00836C8A"/>
    <w:rsid w:val="008400C4"/>
    <w:rsid w:val="00840836"/>
    <w:rsid w:val="00840BF0"/>
    <w:rsid w:val="008428C3"/>
    <w:rsid w:val="00842D7F"/>
    <w:rsid w:val="00844930"/>
    <w:rsid w:val="0084527D"/>
    <w:rsid w:val="0084720B"/>
    <w:rsid w:val="00847C5A"/>
    <w:rsid w:val="00851643"/>
    <w:rsid w:val="00851BB1"/>
    <w:rsid w:val="00852667"/>
    <w:rsid w:val="0085291F"/>
    <w:rsid w:val="008535AC"/>
    <w:rsid w:val="00853C06"/>
    <w:rsid w:val="00854C51"/>
    <w:rsid w:val="00855923"/>
    <w:rsid w:val="00857DB8"/>
    <w:rsid w:val="00860224"/>
    <w:rsid w:val="008610FE"/>
    <w:rsid w:val="008630DC"/>
    <w:rsid w:val="00863141"/>
    <w:rsid w:val="0086529B"/>
    <w:rsid w:val="00865E93"/>
    <w:rsid w:val="00867384"/>
    <w:rsid w:val="008674B2"/>
    <w:rsid w:val="008678C1"/>
    <w:rsid w:val="008702C1"/>
    <w:rsid w:val="00872361"/>
    <w:rsid w:val="008730D6"/>
    <w:rsid w:val="00873710"/>
    <w:rsid w:val="00874CC7"/>
    <w:rsid w:val="00874DB1"/>
    <w:rsid w:val="00874F84"/>
    <w:rsid w:val="008765D3"/>
    <w:rsid w:val="00877C49"/>
    <w:rsid w:val="00877CB2"/>
    <w:rsid w:val="00877DBC"/>
    <w:rsid w:val="00880263"/>
    <w:rsid w:val="0088130D"/>
    <w:rsid w:val="00881726"/>
    <w:rsid w:val="00881BE7"/>
    <w:rsid w:val="00881D56"/>
    <w:rsid w:val="00882253"/>
    <w:rsid w:val="00883943"/>
    <w:rsid w:val="00884152"/>
    <w:rsid w:val="00884F5B"/>
    <w:rsid w:val="0088557B"/>
    <w:rsid w:val="008857F3"/>
    <w:rsid w:val="00885CCF"/>
    <w:rsid w:val="008863B9"/>
    <w:rsid w:val="00886809"/>
    <w:rsid w:val="0089024C"/>
    <w:rsid w:val="00890E16"/>
    <w:rsid w:val="00893ABB"/>
    <w:rsid w:val="00893DCA"/>
    <w:rsid w:val="0089492F"/>
    <w:rsid w:val="00894DF8"/>
    <w:rsid w:val="00895FBC"/>
    <w:rsid w:val="00896308"/>
    <w:rsid w:val="00896951"/>
    <w:rsid w:val="00897F1F"/>
    <w:rsid w:val="00897FC0"/>
    <w:rsid w:val="008A1DE2"/>
    <w:rsid w:val="008A2C14"/>
    <w:rsid w:val="008A2CC1"/>
    <w:rsid w:val="008A33E1"/>
    <w:rsid w:val="008A3CBF"/>
    <w:rsid w:val="008A5004"/>
    <w:rsid w:val="008A548F"/>
    <w:rsid w:val="008A59D5"/>
    <w:rsid w:val="008B153D"/>
    <w:rsid w:val="008B1EAA"/>
    <w:rsid w:val="008B3499"/>
    <w:rsid w:val="008B404D"/>
    <w:rsid w:val="008B4823"/>
    <w:rsid w:val="008B4C6E"/>
    <w:rsid w:val="008B575C"/>
    <w:rsid w:val="008B57FD"/>
    <w:rsid w:val="008C0252"/>
    <w:rsid w:val="008C2487"/>
    <w:rsid w:val="008C2AAA"/>
    <w:rsid w:val="008C3D85"/>
    <w:rsid w:val="008C4435"/>
    <w:rsid w:val="008C4D0D"/>
    <w:rsid w:val="008C5EBF"/>
    <w:rsid w:val="008C602E"/>
    <w:rsid w:val="008C64B4"/>
    <w:rsid w:val="008C71C5"/>
    <w:rsid w:val="008C77E1"/>
    <w:rsid w:val="008D0324"/>
    <w:rsid w:val="008D1BA0"/>
    <w:rsid w:val="008D1C81"/>
    <w:rsid w:val="008D4039"/>
    <w:rsid w:val="008D48F6"/>
    <w:rsid w:val="008D57CB"/>
    <w:rsid w:val="008D5E9D"/>
    <w:rsid w:val="008D6AAA"/>
    <w:rsid w:val="008D6ADE"/>
    <w:rsid w:val="008D7F22"/>
    <w:rsid w:val="008E2A63"/>
    <w:rsid w:val="008E2F22"/>
    <w:rsid w:val="008E3F6C"/>
    <w:rsid w:val="008F0272"/>
    <w:rsid w:val="008F0B46"/>
    <w:rsid w:val="008F1174"/>
    <w:rsid w:val="008F20F5"/>
    <w:rsid w:val="008F23B4"/>
    <w:rsid w:val="008F2553"/>
    <w:rsid w:val="008F2591"/>
    <w:rsid w:val="008F2BC5"/>
    <w:rsid w:val="008F2D80"/>
    <w:rsid w:val="008F4506"/>
    <w:rsid w:val="008F466B"/>
    <w:rsid w:val="008F496E"/>
    <w:rsid w:val="008F56A3"/>
    <w:rsid w:val="008F573B"/>
    <w:rsid w:val="008F66D5"/>
    <w:rsid w:val="008F6D55"/>
    <w:rsid w:val="008F7D97"/>
    <w:rsid w:val="00901735"/>
    <w:rsid w:val="00901FF9"/>
    <w:rsid w:val="009024D5"/>
    <w:rsid w:val="00906CD4"/>
    <w:rsid w:val="009079E1"/>
    <w:rsid w:val="00907D88"/>
    <w:rsid w:val="0091032E"/>
    <w:rsid w:val="00910D7E"/>
    <w:rsid w:val="00911E92"/>
    <w:rsid w:val="00913B27"/>
    <w:rsid w:val="00915333"/>
    <w:rsid w:val="009157F8"/>
    <w:rsid w:val="00916221"/>
    <w:rsid w:val="009206E0"/>
    <w:rsid w:val="00920874"/>
    <w:rsid w:val="00920B61"/>
    <w:rsid w:val="00921AD5"/>
    <w:rsid w:val="0092235F"/>
    <w:rsid w:val="00922754"/>
    <w:rsid w:val="00922C75"/>
    <w:rsid w:val="00922CBE"/>
    <w:rsid w:val="009232C6"/>
    <w:rsid w:val="00923B41"/>
    <w:rsid w:val="00923D93"/>
    <w:rsid w:val="00924B2C"/>
    <w:rsid w:val="009257F2"/>
    <w:rsid w:val="00930104"/>
    <w:rsid w:val="009312EE"/>
    <w:rsid w:val="0093244D"/>
    <w:rsid w:val="0093269F"/>
    <w:rsid w:val="00932B69"/>
    <w:rsid w:val="00933840"/>
    <w:rsid w:val="009342B1"/>
    <w:rsid w:val="0093687D"/>
    <w:rsid w:val="00936E17"/>
    <w:rsid w:val="009372D3"/>
    <w:rsid w:val="0093741C"/>
    <w:rsid w:val="009378A7"/>
    <w:rsid w:val="00937AB9"/>
    <w:rsid w:val="0094042D"/>
    <w:rsid w:val="00941ABA"/>
    <w:rsid w:val="00942C85"/>
    <w:rsid w:val="009442AE"/>
    <w:rsid w:val="0094467E"/>
    <w:rsid w:val="00944909"/>
    <w:rsid w:val="00944BE8"/>
    <w:rsid w:val="00944D1D"/>
    <w:rsid w:val="00944FD1"/>
    <w:rsid w:val="009457A3"/>
    <w:rsid w:val="00945C68"/>
    <w:rsid w:val="009461D2"/>
    <w:rsid w:val="00947617"/>
    <w:rsid w:val="00947F68"/>
    <w:rsid w:val="00951C83"/>
    <w:rsid w:val="00952B96"/>
    <w:rsid w:val="00953272"/>
    <w:rsid w:val="00953614"/>
    <w:rsid w:val="00953DD1"/>
    <w:rsid w:val="00954723"/>
    <w:rsid w:val="00954D30"/>
    <w:rsid w:val="00955352"/>
    <w:rsid w:val="00955E29"/>
    <w:rsid w:val="009569B1"/>
    <w:rsid w:val="00956A80"/>
    <w:rsid w:val="00956B1E"/>
    <w:rsid w:val="009571C8"/>
    <w:rsid w:val="0095766D"/>
    <w:rsid w:val="00960C75"/>
    <w:rsid w:val="00961BDA"/>
    <w:rsid w:val="0096282E"/>
    <w:rsid w:val="00962C43"/>
    <w:rsid w:val="00963C5D"/>
    <w:rsid w:val="009643C7"/>
    <w:rsid w:val="00964B5E"/>
    <w:rsid w:val="00970124"/>
    <w:rsid w:val="00970C71"/>
    <w:rsid w:val="00971CE7"/>
    <w:rsid w:val="0097219F"/>
    <w:rsid w:val="009733C6"/>
    <w:rsid w:val="0097481E"/>
    <w:rsid w:val="009751E8"/>
    <w:rsid w:val="009762E0"/>
    <w:rsid w:val="00976575"/>
    <w:rsid w:val="00976672"/>
    <w:rsid w:val="00976EB8"/>
    <w:rsid w:val="009777AA"/>
    <w:rsid w:val="00977AF2"/>
    <w:rsid w:val="009803EA"/>
    <w:rsid w:val="00980FF8"/>
    <w:rsid w:val="009822FE"/>
    <w:rsid w:val="00982A25"/>
    <w:rsid w:val="00983B08"/>
    <w:rsid w:val="009847CE"/>
    <w:rsid w:val="00984CC4"/>
    <w:rsid w:val="009850FD"/>
    <w:rsid w:val="0098602A"/>
    <w:rsid w:val="00986112"/>
    <w:rsid w:val="00987AFF"/>
    <w:rsid w:val="00991D76"/>
    <w:rsid w:val="00992AFF"/>
    <w:rsid w:val="009932DC"/>
    <w:rsid w:val="00993C36"/>
    <w:rsid w:val="00994CF8"/>
    <w:rsid w:val="00994E0E"/>
    <w:rsid w:val="009962FB"/>
    <w:rsid w:val="00997EB0"/>
    <w:rsid w:val="00997F89"/>
    <w:rsid w:val="009A0329"/>
    <w:rsid w:val="009A093F"/>
    <w:rsid w:val="009A1648"/>
    <w:rsid w:val="009A165A"/>
    <w:rsid w:val="009A16C7"/>
    <w:rsid w:val="009A1AE5"/>
    <w:rsid w:val="009A24AB"/>
    <w:rsid w:val="009A3BDD"/>
    <w:rsid w:val="009A499A"/>
    <w:rsid w:val="009B0D83"/>
    <w:rsid w:val="009B164E"/>
    <w:rsid w:val="009B4AD3"/>
    <w:rsid w:val="009B54E3"/>
    <w:rsid w:val="009B5AA5"/>
    <w:rsid w:val="009B733D"/>
    <w:rsid w:val="009B7E9A"/>
    <w:rsid w:val="009C0E00"/>
    <w:rsid w:val="009C11C2"/>
    <w:rsid w:val="009C1A93"/>
    <w:rsid w:val="009C1EF2"/>
    <w:rsid w:val="009C4ABC"/>
    <w:rsid w:val="009C5CA2"/>
    <w:rsid w:val="009C6394"/>
    <w:rsid w:val="009C6433"/>
    <w:rsid w:val="009C6FD2"/>
    <w:rsid w:val="009D04F6"/>
    <w:rsid w:val="009D12E6"/>
    <w:rsid w:val="009D143C"/>
    <w:rsid w:val="009D1AAC"/>
    <w:rsid w:val="009D1EEE"/>
    <w:rsid w:val="009D1F54"/>
    <w:rsid w:val="009D23DB"/>
    <w:rsid w:val="009D2A2E"/>
    <w:rsid w:val="009D2D18"/>
    <w:rsid w:val="009D3EC4"/>
    <w:rsid w:val="009D4EEB"/>
    <w:rsid w:val="009D5257"/>
    <w:rsid w:val="009D55F0"/>
    <w:rsid w:val="009D78F9"/>
    <w:rsid w:val="009D7B25"/>
    <w:rsid w:val="009E12AF"/>
    <w:rsid w:val="009E3970"/>
    <w:rsid w:val="009E473D"/>
    <w:rsid w:val="009E4927"/>
    <w:rsid w:val="009E4938"/>
    <w:rsid w:val="009E4DA2"/>
    <w:rsid w:val="009E58C1"/>
    <w:rsid w:val="009E5C86"/>
    <w:rsid w:val="009E60D7"/>
    <w:rsid w:val="009E7B2C"/>
    <w:rsid w:val="009F00F0"/>
    <w:rsid w:val="009F0AD9"/>
    <w:rsid w:val="009F4784"/>
    <w:rsid w:val="009F585F"/>
    <w:rsid w:val="009F6319"/>
    <w:rsid w:val="00A01547"/>
    <w:rsid w:val="00A01E66"/>
    <w:rsid w:val="00A048CF"/>
    <w:rsid w:val="00A05C58"/>
    <w:rsid w:val="00A05DC3"/>
    <w:rsid w:val="00A10904"/>
    <w:rsid w:val="00A10B2C"/>
    <w:rsid w:val="00A11590"/>
    <w:rsid w:val="00A11E9F"/>
    <w:rsid w:val="00A121EE"/>
    <w:rsid w:val="00A12618"/>
    <w:rsid w:val="00A139D0"/>
    <w:rsid w:val="00A14B09"/>
    <w:rsid w:val="00A14F00"/>
    <w:rsid w:val="00A1528A"/>
    <w:rsid w:val="00A157D2"/>
    <w:rsid w:val="00A16CCA"/>
    <w:rsid w:val="00A20D60"/>
    <w:rsid w:val="00A2174A"/>
    <w:rsid w:val="00A22167"/>
    <w:rsid w:val="00A22A2E"/>
    <w:rsid w:val="00A244AA"/>
    <w:rsid w:val="00A24F47"/>
    <w:rsid w:val="00A2577C"/>
    <w:rsid w:val="00A257E8"/>
    <w:rsid w:val="00A259CE"/>
    <w:rsid w:val="00A25C6A"/>
    <w:rsid w:val="00A2654A"/>
    <w:rsid w:val="00A27BD2"/>
    <w:rsid w:val="00A31CCD"/>
    <w:rsid w:val="00A327FB"/>
    <w:rsid w:val="00A3293C"/>
    <w:rsid w:val="00A3304C"/>
    <w:rsid w:val="00A34428"/>
    <w:rsid w:val="00A3451B"/>
    <w:rsid w:val="00A351C4"/>
    <w:rsid w:val="00A359E0"/>
    <w:rsid w:val="00A35D04"/>
    <w:rsid w:val="00A35D16"/>
    <w:rsid w:val="00A36F7A"/>
    <w:rsid w:val="00A3775D"/>
    <w:rsid w:val="00A37824"/>
    <w:rsid w:val="00A402AB"/>
    <w:rsid w:val="00A412FC"/>
    <w:rsid w:val="00A42A03"/>
    <w:rsid w:val="00A4348F"/>
    <w:rsid w:val="00A43664"/>
    <w:rsid w:val="00A43DA7"/>
    <w:rsid w:val="00A4410C"/>
    <w:rsid w:val="00A446A7"/>
    <w:rsid w:val="00A4485D"/>
    <w:rsid w:val="00A457C9"/>
    <w:rsid w:val="00A47375"/>
    <w:rsid w:val="00A47A04"/>
    <w:rsid w:val="00A51A06"/>
    <w:rsid w:val="00A53608"/>
    <w:rsid w:val="00A53B67"/>
    <w:rsid w:val="00A54659"/>
    <w:rsid w:val="00A5466D"/>
    <w:rsid w:val="00A54770"/>
    <w:rsid w:val="00A5565B"/>
    <w:rsid w:val="00A56C60"/>
    <w:rsid w:val="00A604C2"/>
    <w:rsid w:val="00A61751"/>
    <w:rsid w:val="00A61FED"/>
    <w:rsid w:val="00A62097"/>
    <w:rsid w:val="00A62815"/>
    <w:rsid w:val="00A630F0"/>
    <w:rsid w:val="00A642AE"/>
    <w:rsid w:val="00A6494C"/>
    <w:rsid w:val="00A65389"/>
    <w:rsid w:val="00A670FD"/>
    <w:rsid w:val="00A672D6"/>
    <w:rsid w:val="00A67508"/>
    <w:rsid w:val="00A70463"/>
    <w:rsid w:val="00A724A4"/>
    <w:rsid w:val="00A72681"/>
    <w:rsid w:val="00A72C25"/>
    <w:rsid w:val="00A73AC1"/>
    <w:rsid w:val="00A73D0D"/>
    <w:rsid w:val="00A73FEB"/>
    <w:rsid w:val="00A744B0"/>
    <w:rsid w:val="00A75244"/>
    <w:rsid w:val="00A75C75"/>
    <w:rsid w:val="00A767B7"/>
    <w:rsid w:val="00A76B63"/>
    <w:rsid w:val="00A77901"/>
    <w:rsid w:val="00A80A0B"/>
    <w:rsid w:val="00A80B1D"/>
    <w:rsid w:val="00A831C3"/>
    <w:rsid w:val="00A842E4"/>
    <w:rsid w:val="00A84C57"/>
    <w:rsid w:val="00A85BE0"/>
    <w:rsid w:val="00A86028"/>
    <w:rsid w:val="00A86EC6"/>
    <w:rsid w:val="00A90EB2"/>
    <w:rsid w:val="00A9104E"/>
    <w:rsid w:val="00A9178F"/>
    <w:rsid w:val="00A91DC5"/>
    <w:rsid w:val="00A920E1"/>
    <w:rsid w:val="00A92122"/>
    <w:rsid w:val="00A92205"/>
    <w:rsid w:val="00A93528"/>
    <w:rsid w:val="00A93EDF"/>
    <w:rsid w:val="00A95402"/>
    <w:rsid w:val="00A95E2E"/>
    <w:rsid w:val="00A964C1"/>
    <w:rsid w:val="00A96635"/>
    <w:rsid w:val="00AA0854"/>
    <w:rsid w:val="00AA0F5E"/>
    <w:rsid w:val="00AA177A"/>
    <w:rsid w:val="00AA1D8D"/>
    <w:rsid w:val="00AA24AA"/>
    <w:rsid w:val="00AA2DDA"/>
    <w:rsid w:val="00AA49F5"/>
    <w:rsid w:val="00AA4A44"/>
    <w:rsid w:val="00AA556E"/>
    <w:rsid w:val="00AA5862"/>
    <w:rsid w:val="00AA6113"/>
    <w:rsid w:val="00AA7475"/>
    <w:rsid w:val="00AB06FD"/>
    <w:rsid w:val="00AB0A3A"/>
    <w:rsid w:val="00AB1618"/>
    <w:rsid w:val="00AB2B0B"/>
    <w:rsid w:val="00AB2BA1"/>
    <w:rsid w:val="00AB312F"/>
    <w:rsid w:val="00AB49E8"/>
    <w:rsid w:val="00AB632F"/>
    <w:rsid w:val="00AB71EF"/>
    <w:rsid w:val="00AB7415"/>
    <w:rsid w:val="00AC015A"/>
    <w:rsid w:val="00AC08C7"/>
    <w:rsid w:val="00AC0F95"/>
    <w:rsid w:val="00AC1A7D"/>
    <w:rsid w:val="00AC1C9E"/>
    <w:rsid w:val="00AC23E8"/>
    <w:rsid w:val="00AC2B40"/>
    <w:rsid w:val="00AC32F6"/>
    <w:rsid w:val="00AC4D74"/>
    <w:rsid w:val="00AC59A1"/>
    <w:rsid w:val="00AC5DED"/>
    <w:rsid w:val="00AC5EC5"/>
    <w:rsid w:val="00AC630E"/>
    <w:rsid w:val="00AC767F"/>
    <w:rsid w:val="00AD0200"/>
    <w:rsid w:val="00AD1702"/>
    <w:rsid w:val="00AD1F69"/>
    <w:rsid w:val="00AD2937"/>
    <w:rsid w:val="00AD29B1"/>
    <w:rsid w:val="00AD2E06"/>
    <w:rsid w:val="00AD307C"/>
    <w:rsid w:val="00AD332D"/>
    <w:rsid w:val="00AD3526"/>
    <w:rsid w:val="00AD4721"/>
    <w:rsid w:val="00AD5CDC"/>
    <w:rsid w:val="00AD63BF"/>
    <w:rsid w:val="00AD76CF"/>
    <w:rsid w:val="00AD7CEF"/>
    <w:rsid w:val="00AD7D18"/>
    <w:rsid w:val="00AE09A1"/>
    <w:rsid w:val="00AE0AD8"/>
    <w:rsid w:val="00AE156B"/>
    <w:rsid w:val="00AE1FB5"/>
    <w:rsid w:val="00AE3D69"/>
    <w:rsid w:val="00AE437D"/>
    <w:rsid w:val="00AE51F9"/>
    <w:rsid w:val="00AE7971"/>
    <w:rsid w:val="00AF01C9"/>
    <w:rsid w:val="00AF2A0B"/>
    <w:rsid w:val="00AF3449"/>
    <w:rsid w:val="00AF3E78"/>
    <w:rsid w:val="00AF47B9"/>
    <w:rsid w:val="00AF66F5"/>
    <w:rsid w:val="00AF74EE"/>
    <w:rsid w:val="00B0032F"/>
    <w:rsid w:val="00B00719"/>
    <w:rsid w:val="00B00BDD"/>
    <w:rsid w:val="00B00E8D"/>
    <w:rsid w:val="00B01D21"/>
    <w:rsid w:val="00B02382"/>
    <w:rsid w:val="00B034FA"/>
    <w:rsid w:val="00B03A74"/>
    <w:rsid w:val="00B048B5"/>
    <w:rsid w:val="00B04E15"/>
    <w:rsid w:val="00B06E3A"/>
    <w:rsid w:val="00B07E04"/>
    <w:rsid w:val="00B11478"/>
    <w:rsid w:val="00B11C30"/>
    <w:rsid w:val="00B1397A"/>
    <w:rsid w:val="00B162DC"/>
    <w:rsid w:val="00B16EFF"/>
    <w:rsid w:val="00B176C7"/>
    <w:rsid w:val="00B17984"/>
    <w:rsid w:val="00B17BF7"/>
    <w:rsid w:val="00B17DA1"/>
    <w:rsid w:val="00B20766"/>
    <w:rsid w:val="00B20DE2"/>
    <w:rsid w:val="00B21141"/>
    <w:rsid w:val="00B2296E"/>
    <w:rsid w:val="00B22D4C"/>
    <w:rsid w:val="00B257BD"/>
    <w:rsid w:val="00B31178"/>
    <w:rsid w:val="00B348E6"/>
    <w:rsid w:val="00B34B79"/>
    <w:rsid w:val="00B34CD3"/>
    <w:rsid w:val="00B355C5"/>
    <w:rsid w:val="00B365D4"/>
    <w:rsid w:val="00B37081"/>
    <w:rsid w:val="00B408FC"/>
    <w:rsid w:val="00B40E42"/>
    <w:rsid w:val="00B41E95"/>
    <w:rsid w:val="00B43E6C"/>
    <w:rsid w:val="00B44A2C"/>
    <w:rsid w:val="00B44DD3"/>
    <w:rsid w:val="00B4541B"/>
    <w:rsid w:val="00B45447"/>
    <w:rsid w:val="00B4614F"/>
    <w:rsid w:val="00B46541"/>
    <w:rsid w:val="00B47610"/>
    <w:rsid w:val="00B47730"/>
    <w:rsid w:val="00B5042E"/>
    <w:rsid w:val="00B508DC"/>
    <w:rsid w:val="00B50A0A"/>
    <w:rsid w:val="00B52B4A"/>
    <w:rsid w:val="00B52CA3"/>
    <w:rsid w:val="00B531ED"/>
    <w:rsid w:val="00B53B42"/>
    <w:rsid w:val="00B53B80"/>
    <w:rsid w:val="00B53C27"/>
    <w:rsid w:val="00B53EDB"/>
    <w:rsid w:val="00B53F0B"/>
    <w:rsid w:val="00B55054"/>
    <w:rsid w:val="00B5565F"/>
    <w:rsid w:val="00B57658"/>
    <w:rsid w:val="00B57D5A"/>
    <w:rsid w:val="00B602C3"/>
    <w:rsid w:val="00B60E51"/>
    <w:rsid w:val="00B6205E"/>
    <w:rsid w:val="00B628B2"/>
    <w:rsid w:val="00B63C27"/>
    <w:rsid w:val="00B65046"/>
    <w:rsid w:val="00B6568F"/>
    <w:rsid w:val="00B665A0"/>
    <w:rsid w:val="00B6699C"/>
    <w:rsid w:val="00B66B16"/>
    <w:rsid w:val="00B6765F"/>
    <w:rsid w:val="00B700DC"/>
    <w:rsid w:val="00B701DE"/>
    <w:rsid w:val="00B70942"/>
    <w:rsid w:val="00B7128D"/>
    <w:rsid w:val="00B71639"/>
    <w:rsid w:val="00B72130"/>
    <w:rsid w:val="00B72280"/>
    <w:rsid w:val="00B7241E"/>
    <w:rsid w:val="00B72ED1"/>
    <w:rsid w:val="00B74FB8"/>
    <w:rsid w:val="00B76646"/>
    <w:rsid w:val="00B77264"/>
    <w:rsid w:val="00B807C4"/>
    <w:rsid w:val="00B80E22"/>
    <w:rsid w:val="00B8134A"/>
    <w:rsid w:val="00B81C06"/>
    <w:rsid w:val="00B827D4"/>
    <w:rsid w:val="00B82843"/>
    <w:rsid w:val="00B82C4E"/>
    <w:rsid w:val="00B83163"/>
    <w:rsid w:val="00B83419"/>
    <w:rsid w:val="00B83E12"/>
    <w:rsid w:val="00B84050"/>
    <w:rsid w:val="00B84919"/>
    <w:rsid w:val="00B90591"/>
    <w:rsid w:val="00B910D5"/>
    <w:rsid w:val="00B9142D"/>
    <w:rsid w:val="00B91E8B"/>
    <w:rsid w:val="00B93672"/>
    <w:rsid w:val="00B94871"/>
    <w:rsid w:val="00B956D2"/>
    <w:rsid w:val="00BA0D98"/>
    <w:rsid w:val="00BA126F"/>
    <w:rsid w:val="00BA2254"/>
    <w:rsid w:val="00BA32C0"/>
    <w:rsid w:val="00BA3CE4"/>
    <w:rsid w:val="00BA4D4D"/>
    <w:rsid w:val="00BA5134"/>
    <w:rsid w:val="00BA5C19"/>
    <w:rsid w:val="00BA67C3"/>
    <w:rsid w:val="00BA782C"/>
    <w:rsid w:val="00BA78ED"/>
    <w:rsid w:val="00BB15B3"/>
    <w:rsid w:val="00BB17F9"/>
    <w:rsid w:val="00BB2628"/>
    <w:rsid w:val="00BB2C61"/>
    <w:rsid w:val="00BB37AD"/>
    <w:rsid w:val="00BB3CB3"/>
    <w:rsid w:val="00BB4076"/>
    <w:rsid w:val="00BB45F9"/>
    <w:rsid w:val="00BB4B99"/>
    <w:rsid w:val="00BB4BA8"/>
    <w:rsid w:val="00BB50C4"/>
    <w:rsid w:val="00BC065F"/>
    <w:rsid w:val="00BC1448"/>
    <w:rsid w:val="00BC34C0"/>
    <w:rsid w:val="00BC35D6"/>
    <w:rsid w:val="00BC4401"/>
    <w:rsid w:val="00BC4F64"/>
    <w:rsid w:val="00BC6157"/>
    <w:rsid w:val="00BC65A3"/>
    <w:rsid w:val="00BC6936"/>
    <w:rsid w:val="00BC6AD4"/>
    <w:rsid w:val="00BC7D3B"/>
    <w:rsid w:val="00BD14B0"/>
    <w:rsid w:val="00BD1879"/>
    <w:rsid w:val="00BD1B6E"/>
    <w:rsid w:val="00BD346D"/>
    <w:rsid w:val="00BD51D0"/>
    <w:rsid w:val="00BD68B6"/>
    <w:rsid w:val="00BD7207"/>
    <w:rsid w:val="00BE01CF"/>
    <w:rsid w:val="00BE0B2F"/>
    <w:rsid w:val="00BE0E13"/>
    <w:rsid w:val="00BE0F79"/>
    <w:rsid w:val="00BE1A36"/>
    <w:rsid w:val="00BE1B50"/>
    <w:rsid w:val="00BE24A7"/>
    <w:rsid w:val="00BE26DB"/>
    <w:rsid w:val="00BE3EF0"/>
    <w:rsid w:val="00BE463D"/>
    <w:rsid w:val="00BE552E"/>
    <w:rsid w:val="00BE5DBA"/>
    <w:rsid w:val="00BE6400"/>
    <w:rsid w:val="00BE757E"/>
    <w:rsid w:val="00BE76AE"/>
    <w:rsid w:val="00BF0121"/>
    <w:rsid w:val="00BF1B56"/>
    <w:rsid w:val="00BF1D2A"/>
    <w:rsid w:val="00BF1F67"/>
    <w:rsid w:val="00BF3002"/>
    <w:rsid w:val="00BF37D6"/>
    <w:rsid w:val="00BF45E7"/>
    <w:rsid w:val="00BF4F52"/>
    <w:rsid w:val="00BF50D5"/>
    <w:rsid w:val="00BF5585"/>
    <w:rsid w:val="00BF5B5F"/>
    <w:rsid w:val="00BF6913"/>
    <w:rsid w:val="00BF6971"/>
    <w:rsid w:val="00BF72E8"/>
    <w:rsid w:val="00C01785"/>
    <w:rsid w:val="00C02455"/>
    <w:rsid w:val="00C02805"/>
    <w:rsid w:val="00C03075"/>
    <w:rsid w:val="00C0391A"/>
    <w:rsid w:val="00C03FCF"/>
    <w:rsid w:val="00C04013"/>
    <w:rsid w:val="00C04E64"/>
    <w:rsid w:val="00C05B1D"/>
    <w:rsid w:val="00C1120B"/>
    <w:rsid w:val="00C11298"/>
    <w:rsid w:val="00C11B22"/>
    <w:rsid w:val="00C12B4D"/>
    <w:rsid w:val="00C146AD"/>
    <w:rsid w:val="00C156A6"/>
    <w:rsid w:val="00C15960"/>
    <w:rsid w:val="00C1614B"/>
    <w:rsid w:val="00C1614D"/>
    <w:rsid w:val="00C174D5"/>
    <w:rsid w:val="00C20548"/>
    <w:rsid w:val="00C2082D"/>
    <w:rsid w:val="00C20AD3"/>
    <w:rsid w:val="00C21072"/>
    <w:rsid w:val="00C211E3"/>
    <w:rsid w:val="00C2174C"/>
    <w:rsid w:val="00C219E4"/>
    <w:rsid w:val="00C21BE9"/>
    <w:rsid w:val="00C22F7E"/>
    <w:rsid w:val="00C23790"/>
    <w:rsid w:val="00C23DC8"/>
    <w:rsid w:val="00C2542B"/>
    <w:rsid w:val="00C25952"/>
    <w:rsid w:val="00C263B4"/>
    <w:rsid w:val="00C271D4"/>
    <w:rsid w:val="00C27739"/>
    <w:rsid w:val="00C327EB"/>
    <w:rsid w:val="00C3280D"/>
    <w:rsid w:val="00C32DC6"/>
    <w:rsid w:val="00C3345E"/>
    <w:rsid w:val="00C334A8"/>
    <w:rsid w:val="00C33C6E"/>
    <w:rsid w:val="00C3621D"/>
    <w:rsid w:val="00C362D0"/>
    <w:rsid w:val="00C36D80"/>
    <w:rsid w:val="00C3704B"/>
    <w:rsid w:val="00C37BA1"/>
    <w:rsid w:val="00C37F99"/>
    <w:rsid w:val="00C42DB0"/>
    <w:rsid w:val="00C43F6E"/>
    <w:rsid w:val="00C44650"/>
    <w:rsid w:val="00C47228"/>
    <w:rsid w:val="00C4733D"/>
    <w:rsid w:val="00C50CC7"/>
    <w:rsid w:val="00C510F3"/>
    <w:rsid w:val="00C51A8A"/>
    <w:rsid w:val="00C51F4B"/>
    <w:rsid w:val="00C532FF"/>
    <w:rsid w:val="00C53A05"/>
    <w:rsid w:val="00C56567"/>
    <w:rsid w:val="00C60A3F"/>
    <w:rsid w:val="00C641F9"/>
    <w:rsid w:val="00C65104"/>
    <w:rsid w:val="00C653C5"/>
    <w:rsid w:val="00C66330"/>
    <w:rsid w:val="00C666FE"/>
    <w:rsid w:val="00C675EA"/>
    <w:rsid w:val="00C67FF1"/>
    <w:rsid w:val="00C710B1"/>
    <w:rsid w:val="00C73B2E"/>
    <w:rsid w:val="00C749A0"/>
    <w:rsid w:val="00C768CD"/>
    <w:rsid w:val="00C76EFF"/>
    <w:rsid w:val="00C76F0A"/>
    <w:rsid w:val="00C80EBD"/>
    <w:rsid w:val="00C80F89"/>
    <w:rsid w:val="00C848C0"/>
    <w:rsid w:val="00C84A54"/>
    <w:rsid w:val="00C84E03"/>
    <w:rsid w:val="00C84E58"/>
    <w:rsid w:val="00C86986"/>
    <w:rsid w:val="00C904CF"/>
    <w:rsid w:val="00C90881"/>
    <w:rsid w:val="00C90970"/>
    <w:rsid w:val="00C91887"/>
    <w:rsid w:val="00C9289A"/>
    <w:rsid w:val="00C92A86"/>
    <w:rsid w:val="00C92B1F"/>
    <w:rsid w:val="00C92BB3"/>
    <w:rsid w:val="00C9351A"/>
    <w:rsid w:val="00C9406F"/>
    <w:rsid w:val="00C96840"/>
    <w:rsid w:val="00C96862"/>
    <w:rsid w:val="00C97269"/>
    <w:rsid w:val="00CA1410"/>
    <w:rsid w:val="00CA15EA"/>
    <w:rsid w:val="00CA6038"/>
    <w:rsid w:val="00CB01C9"/>
    <w:rsid w:val="00CB0491"/>
    <w:rsid w:val="00CB0647"/>
    <w:rsid w:val="00CB0664"/>
    <w:rsid w:val="00CB13F4"/>
    <w:rsid w:val="00CB1479"/>
    <w:rsid w:val="00CB2543"/>
    <w:rsid w:val="00CB2A3B"/>
    <w:rsid w:val="00CB2FB1"/>
    <w:rsid w:val="00CB4EC6"/>
    <w:rsid w:val="00CB51C9"/>
    <w:rsid w:val="00CB78A4"/>
    <w:rsid w:val="00CB7A2D"/>
    <w:rsid w:val="00CB7DEF"/>
    <w:rsid w:val="00CC3918"/>
    <w:rsid w:val="00CC3EFD"/>
    <w:rsid w:val="00CC5FE8"/>
    <w:rsid w:val="00CC7990"/>
    <w:rsid w:val="00CC7A75"/>
    <w:rsid w:val="00CD1662"/>
    <w:rsid w:val="00CD1D71"/>
    <w:rsid w:val="00CD1D72"/>
    <w:rsid w:val="00CD3332"/>
    <w:rsid w:val="00CD3664"/>
    <w:rsid w:val="00CD3731"/>
    <w:rsid w:val="00CD433D"/>
    <w:rsid w:val="00CD483F"/>
    <w:rsid w:val="00CD6467"/>
    <w:rsid w:val="00CD752C"/>
    <w:rsid w:val="00CE200C"/>
    <w:rsid w:val="00CE2B63"/>
    <w:rsid w:val="00CE3426"/>
    <w:rsid w:val="00CE3806"/>
    <w:rsid w:val="00CE4476"/>
    <w:rsid w:val="00CE4484"/>
    <w:rsid w:val="00CE4DF2"/>
    <w:rsid w:val="00CE5341"/>
    <w:rsid w:val="00CE5F2A"/>
    <w:rsid w:val="00CE644A"/>
    <w:rsid w:val="00CE7270"/>
    <w:rsid w:val="00CE7711"/>
    <w:rsid w:val="00CE7867"/>
    <w:rsid w:val="00CF1A45"/>
    <w:rsid w:val="00CF3112"/>
    <w:rsid w:val="00CF3119"/>
    <w:rsid w:val="00CF53CE"/>
    <w:rsid w:val="00CF6AC0"/>
    <w:rsid w:val="00CF7018"/>
    <w:rsid w:val="00CF7F77"/>
    <w:rsid w:val="00D00233"/>
    <w:rsid w:val="00D05305"/>
    <w:rsid w:val="00D05AEB"/>
    <w:rsid w:val="00D06A2D"/>
    <w:rsid w:val="00D07753"/>
    <w:rsid w:val="00D10533"/>
    <w:rsid w:val="00D106E1"/>
    <w:rsid w:val="00D111B9"/>
    <w:rsid w:val="00D1232B"/>
    <w:rsid w:val="00D125AA"/>
    <w:rsid w:val="00D133B8"/>
    <w:rsid w:val="00D1618B"/>
    <w:rsid w:val="00D168FC"/>
    <w:rsid w:val="00D17D63"/>
    <w:rsid w:val="00D20260"/>
    <w:rsid w:val="00D20D1C"/>
    <w:rsid w:val="00D218F7"/>
    <w:rsid w:val="00D223F9"/>
    <w:rsid w:val="00D2313F"/>
    <w:rsid w:val="00D2572D"/>
    <w:rsid w:val="00D27593"/>
    <w:rsid w:val="00D303E9"/>
    <w:rsid w:val="00D30431"/>
    <w:rsid w:val="00D30D7F"/>
    <w:rsid w:val="00D30EC8"/>
    <w:rsid w:val="00D35463"/>
    <w:rsid w:val="00D3565B"/>
    <w:rsid w:val="00D37E9B"/>
    <w:rsid w:val="00D42168"/>
    <w:rsid w:val="00D429A1"/>
    <w:rsid w:val="00D44330"/>
    <w:rsid w:val="00D45487"/>
    <w:rsid w:val="00D458D8"/>
    <w:rsid w:val="00D45927"/>
    <w:rsid w:val="00D4686A"/>
    <w:rsid w:val="00D47825"/>
    <w:rsid w:val="00D50804"/>
    <w:rsid w:val="00D50818"/>
    <w:rsid w:val="00D50819"/>
    <w:rsid w:val="00D51F5C"/>
    <w:rsid w:val="00D52456"/>
    <w:rsid w:val="00D52558"/>
    <w:rsid w:val="00D535A9"/>
    <w:rsid w:val="00D536B1"/>
    <w:rsid w:val="00D53C54"/>
    <w:rsid w:val="00D54AC2"/>
    <w:rsid w:val="00D55A45"/>
    <w:rsid w:val="00D568C7"/>
    <w:rsid w:val="00D56BF9"/>
    <w:rsid w:val="00D57B39"/>
    <w:rsid w:val="00D57B93"/>
    <w:rsid w:val="00D60A04"/>
    <w:rsid w:val="00D60DD8"/>
    <w:rsid w:val="00D61D37"/>
    <w:rsid w:val="00D62420"/>
    <w:rsid w:val="00D634FF"/>
    <w:rsid w:val="00D63EDA"/>
    <w:rsid w:val="00D643E6"/>
    <w:rsid w:val="00D643EB"/>
    <w:rsid w:val="00D65D7B"/>
    <w:rsid w:val="00D700D5"/>
    <w:rsid w:val="00D70390"/>
    <w:rsid w:val="00D70624"/>
    <w:rsid w:val="00D7083B"/>
    <w:rsid w:val="00D7132A"/>
    <w:rsid w:val="00D71784"/>
    <w:rsid w:val="00D73B55"/>
    <w:rsid w:val="00D743BF"/>
    <w:rsid w:val="00D758A2"/>
    <w:rsid w:val="00D76125"/>
    <w:rsid w:val="00D762F6"/>
    <w:rsid w:val="00D766B1"/>
    <w:rsid w:val="00D76F91"/>
    <w:rsid w:val="00D8110D"/>
    <w:rsid w:val="00D81522"/>
    <w:rsid w:val="00D826BB"/>
    <w:rsid w:val="00D83784"/>
    <w:rsid w:val="00D83B8D"/>
    <w:rsid w:val="00D85423"/>
    <w:rsid w:val="00D856E6"/>
    <w:rsid w:val="00D907F1"/>
    <w:rsid w:val="00D91039"/>
    <w:rsid w:val="00D924C9"/>
    <w:rsid w:val="00D933C2"/>
    <w:rsid w:val="00D93CB8"/>
    <w:rsid w:val="00D94505"/>
    <w:rsid w:val="00D949C7"/>
    <w:rsid w:val="00D95C5B"/>
    <w:rsid w:val="00D97584"/>
    <w:rsid w:val="00D975C6"/>
    <w:rsid w:val="00DA0EED"/>
    <w:rsid w:val="00DA1E20"/>
    <w:rsid w:val="00DA2961"/>
    <w:rsid w:val="00DA2F86"/>
    <w:rsid w:val="00DA4D2E"/>
    <w:rsid w:val="00DA52CA"/>
    <w:rsid w:val="00DA5598"/>
    <w:rsid w:val="00DA6184"/>
    <w:rsid w:val="00DB0A69"/>
    <w:rsid w:val="00DB0AAB"/>
    <w:rsid w:val="00DB1C3D"/>
    <w:rsid w:val="00DB1FD0"/>
    <w:rsid w:val="00DB3807"/>
    <w:rsid w:val="00DB4BD0"/>
    <w:rsid w:val="00DB5362"/>
    <w:rsid w:val="00DB544D"/>
    <w:rsid w:val="00DB61FC"/>
    <w:rsid w:val="00DB7E36"/>
    <w:rsid w:val="00DC017E"/>
    <w:rsid w:val="00DC0E3A"/>
    <w:rsid w:val="00DC4AB0"/>
    <w:rsid w:val="00DC5233"/>
    <w:rsid w:val="00DC7794"/>
    <w:rsid w:val="00DC7E68"/>
    <w:rsid w:val="00DC7EC5"/>
    <w:rsid w:val="00DD0319"/>
    <w:rsid w:val="00DD13D3"/>
    <w:rsid w:val="00DD2276"/>
    <w:rsid w:val="00DD23D2"/>
    <w:rsid w:val="00DD2D99"/>
    <w:rsid w:val="00DD39BC"/>
    <w:rsid w:val="00DD3F59"/>
    <w:rsid w:val="00DD3FFB"/>
    <w:rsid w:val="00DD40DA"/>
    <w:rsid w:val="00DD58E9"/>
    <w:rsid w:val="00DD71AB"/>
    <w:rsid w:val="00DD7B80"/>
    <w:rsid w:val="00DE002B"/>
    <w:rsid w:val="00DE0677"/>
    <w:rsid w:val="00DE1083"/>
    <w:rsid w:val="00DE3216"/>
    <w:rsid w:val="00DE394B"/>
    <w:rsid w:val="00DE3F7D"/>
    <w:rsid w:val="00DE4FF2"/>
    <w:rsid w:val="00DE6444"/>
    <w:rsid w:val="00DE65D5"/>
    <w:rsid w:val="00DE6637"/>
    <w:rsid w:val="00DE6B62"/>
    <w:rsid w:val="00DE6E9E"/>
    <w:rsid w:val="00DF0045"/>
    <w:rsid w:val="00DF0594"/>
    <w:rsid w:val="00DF096F"/>
    <w:rsid w:val="00DF1B4C"/>
    <w:rsid w:val="00DF30EB"/>
    <w:rsid w:val="00DF5650"/>
    <w:rsid w:val="00DF71D4"/>
    <w:rsid w:val="00E017FB"/>
    <w:rsid w:val="00E01AE0"/>
    <w:rsid w:val="00E03D03"/>
    <w:rsid w:val="00E055FA"/>
    <w:rsid w:val="00E06104"/>
    <w:rsid w:val="00E06684"/>
    <w:rsid w:val="00E07618"/>
    <w:rsid w:val="00E105AB"/>
    <w:rsid w:val="00E10E02"/>
    <w:rsid w:val="00E12E3E"/>
    <w:rsid w:val="00E13080"/>
    <w:rsid w:val="00E1325E"/>
    <w:rsid w:val="00E1354A"/>
    <w:rsid w:val="00E138E9"/>
    <w:rsid w:val="00E13947"/>
    <w:rsid w:val="00E14006"/>
    <w:rsid w:val="00E14D82"/>
    <w:rsid w:val="00E14E69"/>
    <w:rsid w:val="00E16589"/>
    <w:rsid w:val="00E20798"/>
    <w:rsid w:val="00E21282"/>
    <w:rsid w:val="00E2154F"/>
    <w:rsid w:val="00E24AC4"/>
    <w:rsid w:val="00E25ED8"/>
    <w:rsid w:val="00E31ACA"/>
    <w:rsid w:val="00E31AD7"/>
    <w:rsid w:val="00E31E6B"/>
    <w:rsid w:val="00E31F49"/>
    <w:rsid w:val="00E33EC7"/>
    <w:rsid w:val="00E34329"/>
    <w:rsid w:val="00E343C5"/>
    <w:rsid w:val="00E3648D"/>
    <w:rsid w:val="00E37178"/>
    <w:rsid w:val="00E37CBA"/>
    <w:rsid w:val="00E43D75"/>
    <w:rsid w:val="00E459A3"/>
    <w:rsid w:val="00E46EF4"/>
    <w:rsid w:val="00E513CB"/>
    <w:rsid w:val="00E516ED"/>
    <w:rsid w:val="00E52012"/>
    <w:rsid w:val="00E52128"/>
    <w:rsid w:val="00E53591"/>
    <w:rsid w:val="00E5510D"/>
    <w:rsid w:val="00E55B83"/>
    <w:rsid w:val="00E56FE8"/>
    <w:rsid w:val="00E5709B"/>
    <w:rsid w:val="00E5742C"/>
    <w:rsid w:val="00E618E5"/>
    <w:rsid w:val="00E62FC3"/>
    <w:rsid w:val="00E631CC"/>
    <w:rsid w:val="00E64AAA"/>
    <w:rsid w:val="00E654AB"/>
    <w:rsid w:val="00E66225"/>
    <w:rsid w:val="00E7039D"/>
    <w:rsid w:val="00E709F7"/>
    <w:rsid w:val="00E769CF"/>
    <w:rsid w:val="00E77151"/>
    <w:rsid w:val="00E80747"/>
    <w:rsid w:val="00E81B1A"/>
    <w:rsid w:val="00E82B36"/>
    <w:rsid w:val="00E842B1"/>
    <w:rsid w:val="00E84929"/>
    <w:rsid w:val="00E84BCE"/>
    <w:rsid w:val="00E86AB9"/>
    <w:rsid w:val="00E86B5C"/>
    <w:rsid w:val="00E872B9"/>
    <w:rsid w:val="00E877E3"/>
    <w:rsid w:val="00E879F3"/>
    <w:rsid w:val="00E901ED"/>
    <w:rsid w:val="00E90741"/>
    <w:rsid w:val="00E90DC1"/>
    <w:rsid w:val="00E91671"/>
    <w:rsid w:val="00E9231B"/>
    <w:rsid w:val="00E9312E"/>
    <w:rsid w:val="00E94100"/>
    <w:rsid w:val="00E95E3D"/>
    <w:rsid w:val="00E95EE9"/>
    <w:rsid w:val="00EA019B"/>
    <w:rsid w:val="00EA08DF"/>
    <w:rsid w:val="00EA1159"/>
    <w:rsid w:val="00EA13A9"/>
    <w:rsid w:val="00EA1E0C"/>
    <w:rsid w:val="00EA46CD"/>
    <w:rsid w:val="00EA46D1"/>
    <w:rsid w:val="00EA5190"/>
    <w:rsid w:val="00EA6E04"/>
    <w:rsid w:val="00EA7143"/>
    <w:rsid w:val="00EA77FE"/>
    <w:rsid w:val="00EA7D65"/>
    <w:rsid w:val="00EB056C"/>
    <w:rsid w:val="00EB1045"/>
    <w:rsid w:val="00EB3716"/>
    <w:rsid w:val="00EB3CB2"/>
    <w:rsid w:val="00EB6173"/>
    <w:rsid w:val="00EB61FD"/>
    <w:rsid w:val="00EB6A13"/>
    <w:rsid w:val="00EB76D3"/>
    <w:rsid w:val="00EC0500"/>
    <w:rsid w:val="00EC11F2"/>
    <w:rsid w:val="00EC13D7"/>
    <w:rsid w:val="00EC13F4"/>
    <w:rsid w:val="00EC1760"/>
    <w:rsid w:val="00EC19CC"/>
    <w:rsid w:val="00EC2AD3"/>
    <w:rsid w:val="00EC3927"/>
    <w:rsid w:val="00EC3EE4"/>
    <w:rsid w:val="00EC437E"/>
    <w:rsid w:val="00EC4B83"/>
    <w:rsid w:val="00EC4DB6"/>
    <w:rsid w:val="00EC584A"/>
    <w:rsid w:val="00ED1018"/>
    <w:rsid w:val="00ED3BE5"/>
    <w:rsid w:val="00ED464D"/>
    <w:rsid w:val="00ED4872"/>
    <w:rsid w:val="00ED4EB2"/>
    <w:rsid w:val="00ED7AE7"/>
    <w:rsid w:val="00ED7C46"/>
    <w:rsid w:val="00EE0857"/>
    <w:rsid w:val="00EE29AA"/>
    <w:rsid w:val="00EE4CA6"/>
    <w:rsid w:val="00EE59EB"/>
    <w:rsid w:val="00EE5AC3"/>
    <w:rsid w:val="00EE5FD0"/>
    <w:rsid w:val="00EE6F00"/>
    <w:rsid w:val="00EF062A"/>
    <w:rsid w:val="00EF0969"/>
    <w:rsid w:val="00EF145E"/>
    <w:rsid w:val="00EF254D"/>
    <w:rsid w:val="00EF2C32"/>
    <w:rsid w:val="00EF3C46"/>
    <w:rsid w:val="00EF6E98"/>
    <w:rsid w:val="00F019EC"/>
    <w:rsid w:val="00F01C25"/>
    <w:rsid w:val="00F034F7"/>
    <w:rsid w:val="00F039E5"/>
    <w:rsid w:val="00F04402"/>
    <w:rsid w:val="00F05B18"/>
    <w:rsid w:val="00F07223"/>
    <w:rsid w:val="00F072E6"/>
    <w:rsid w:val="00F0781E"/>
    <w:rsid w:val="00F07BF0"/>
    <w:rsid w:val="00F10FAF"/>
    <w:rsid w:val="00F11207"/>
    <w:rsid w:val="00F1340F"/>
    <w:rsid w:val="00F136DD"/>
    <w:rsid w:val="00F137EC"/>
    <w:rsid w:val="00F1538A"/>
    <w:rsid w:val="00F17264"/>
    <w:rsid w:val="00F20256"/>
    <w:rsid w:val="00F21489"/>
    <w:rsid w:val="00F22069"/>
    <w:rsid w:val="00F2241C"/>
    <w:rsid w:val="00F22E6F"/>
    <w:rsid w:val="00F230F6"/>
    <w:rsid w:val="00F2340B"/>
    <w:rsid w:val="00F24D6A"/>
    <w:rsid w:val="00F25235"/>
    <w:rsid w:val="00F25703"/>
    <w:rsid w:val="00F264DA"/>
    <w:rsid w:val="00F26ECE"/>
    <w:rsid w:val="00F3015B"/>
    <w:rsid w:val="00F306C5"/>
    <w:rsid w:val="00F30E75"/>
    <w:rsid w:val="00F30E7F"/>
    <w:rsid w:val="00F30FA4"/>
    <w:rsid w:val="00F347C7"/>
    <w:rsid w:val="00F348E2"/>
    <w:rsid w:val="00F35255"/>
    <w:rsid w:val="00F354B3"/>
    <w:rsid w:val="00F40B0A"/>
    <w:rsid w:val="00F41559"/>
    <w:rsid w:val="00F43627"/>
    <w:rsid w:val="00F43839"/>
    <w:rsid w:val="00F44101"/>
    <w:rsid w:val="00F45196"/>
    <w:rsid w:val="00F5031D"/>
    <w:rsid w:val="00F50B8F"/>
    <w:rsid w:val="00F51669"/>
    <w:rsid w:val="00F52417"/>
    <w:rsid w:val="00F52B6B"/>
    <w:rsid w:val="00F53F04"/>
    <w:rsid w:val="00F550C8"/>
    <w:rsid w:val="00F555A8"/>
    <w:rsid w:val="00F5637D"/>
    <w:rsid w:val="00F57276"/>
    <w:rsid w:val="00F573B4"/>
    <w:rsid w:val="00F574E4"/>
    <w:rsid w:val="00F60038"/>
    <w:rsid w:val="00F60643"/>
    <w:rsid w:val="00F608F6"/>
    <w:rsid w:val="00F61599"/>
    <w:rsid w:val="00F61A4C"/>
    <w:rsid w:val="00F63CC4"/>
    <w:rsid w:val="00F63D00"/>
    <w:rsid w:val="00F63FF8"/>
    <w:rsid w:val="00F64A6B"/>
    <w:rsid w:val="00F64C89"/>
    <w:rsid w:val="00F651C4"/>
    <w:rsid w:val="00F6535E"/>
    <w:rsid w:val="00F670D5"/>
    <w:rsid w:val="00F670EC"/>
    <w:rsid w:val="00F710D0"/>
    <w:rsid w:val="00F7123B"/>
    <w:rsid w:val="00F72D3F"/>
    <w:rsid w:val="00F73976"/>
    <w:rsid w:val="00F810AE"/>
    <w:rsid w:val="00F842CC"/>
    <w:rsid w:val="00F8471D"/>
    <w:rsid w:val="00F85F46"/>
    <w:rsid w:val="00F862F6"/>
    <w:rsid w:val="00F86CDD"/>
    <w:rsid w:val="00F8784E"/>
    <w:rsid w:val="00F90A1E"/>
    <w:rsid w:val="00F90C5D"/>
    <w:rsid w:val="00F925AD"/>
    <w:rsid w:val="00F94712"/>
    <w:rsid w:val="00F94EE5"/>
    <w:rsid w:val="00F959E1"/>
    <w:rsid w:val="00F96EF5"/>
    <w:rsid w:val="00FA04E4"/>
    <w:rsid w:val="00FA0C1F"/>
    <w:rsid w:val="00FA177C"/>
    <w:rsid w:val="00FA1C46"/>
    <w:rsid w:val="00FA1CD5"/>
    <w:rsid w:val="00FA1F26"/>
    <w:rsid w:val="00FA2A60"/>
    <w:rsid w:val="00FA3E9D"/>
    <w:rsid w:val="00FA5112"/>
    <w:rsid w:val="00FA679B"/>
    <w:rsid w:val="00FA68A1"/>
    <w:rsid w:val="00FB0FDB"/>
    <w:rsid w:val="00FB14A9"/>
    <w:rsid w:val="00FB28A6"/>
    <w:rsid w:val="00FB30D1"/>
    <w:rsid w:val="00FB4AE2"/>
    <w:rsid w:val="00FB4C3F"/>
    <w:rsid w:val="00FB570C"/>
    <w:rsid w:val="00FB6C07"/>
    <w:rsid w:val="00FB6D6A"/>
    <w:rsid w:val="00FB6F25"/>
    <w:rsid w:val="00FC00CE"/>
    <w:rsid w:val="00FC01D9"/>
    <w:rsid w:val="00FC0694"/>
    <w:rsid w:val="00FC0926"/>
    <w:rsid w:val="00FC31A9"/>
    <w:rsid w:val="00FC4883"/>
    <w:rsid w:val="00FC59DA"/>
    <w:rsid w:val="00FC693F"/>
    <w:rsid w:val="00FC75B5"/>
    <w:rsid w:val="00FD2162"/>
    <w:rsid w:val="00FD4473"/>
    <w:rsid w:val="00FD4535"/>
    <w:rsid w:val="00FD6119"/>
    <w:rsid w:val="00FD6C14"/>
    <w:rsid w:val="00FD7DEF"/>
    <w:rsid w:val="00FE0018"/>
    <w:rsid w:val="00FE20E6"/>
    <w:rsid w:val="00FE2837"/>
    <w:rsid w:val="00FE2C6D"/>
    <w:rsid w:val="00FE6373"/>
    <w:rsid w:val="00FE6A65"/>
    <w:rsid w:val="00FF3190"/>
    <w:rsid w:val="00FF3D8C"/>
    <w:rsid w:val="00FF59C0"/>
    <w:rsid w:val="00FF6784"/>
    <w:rsid w:val="00FF6CC3"/>
    <w:rsid w:val="00FF7802"/>
    <w:rsid w:val="01CFDF53"/>
    <w:rsid w:val="01DE640E"/>
    <w:rsid w:val="026584EF"/>
    <w:rsid w:val="030062A3"/>
    <w:rsid w:val="061F99EA"/>
    <w:rsid w:val="0644E662"/>
    <w:rsid w:val="0ADB8205"/>
    <w:rsid w:val="0B5E8C3D"/>
    <w:rsid w:val="0C570B01"/>
    <w:rsid w:val="0CEABA2D"/>
    <w:rsid w:val="111C35D5"/>
    <w:rsid w:val="1229CFE5"/>
    <w:rsid w:val="125E5588"/>
    <w:rsid w:val="13F04511"/>
    <w:rsid w:val="143BFFC4"/>
    <w:rsid w:val="14B689BA"/>
    <w:rsid w:val="15D90A8D"/>
    <w:rsid w:val="173B83E8"/>
    <w:rsid w:val="18973106"/>
    <w:rsid w:val="19B64036"/>
    <w:rsid w:val="1A0C8051"/>
    <w:rsid w:val="1A848732"/>
    <w:rsid w:val="1B8204C8"/>
    <w:rsid w:val="1CE707EF"/>
    <w:rsid w:val="1DE3B0B4"/>
    <w:rsid w:val="1F1C2765"/>
    <w:rsid w:val="20211EF4"/>
    <w:rsid w:val="20D23279"/>
    <w:rsid w:val="23B93BAC"/>
    <w:rsid w:val="23FBDA1C"/>
    <w:rsid w:val="240774E5"/>
    <w:rsid w:val="24B9963B"/>
    <w:rsid w:val="2521DEAB"/>
    <w:rsid w:val="264D783D"/>
    <w:rsid w:val="27549E5F"/>
    <w:rsid w:val="290F0233"/>
    <w:rsid w:val="2A81978F"/>
    <w:rsid w:val="2CAA5BA0"/>
    <w:rsid w:val="2D4A1868"/>
    <w:rsid w:val="2F2B4E03"/>
    <w:rsid w:val="2FACE1E5"/>
    <w:rsid w:val="3159CCC5"/>
    <w:rsid w:val="3160F5F4"/>
    <w:rsid w:val="336A7130"/>
    <w:rsid w:val="34863B11"/>
    <w:rsid w:val="34EF0C0C"/>
    <w:rsid w:val="36B4CF5C"/>
    <w:rsid w:val="3717F105"/>
    <w:rsid w:val="372D5EB0"/>
    <w:rsid w:val="378DD2B3"/>
    <w:rsid w:val="37CA8AF8"/>
    <w:rsid w:val="3A649E37"/>
    <w:rsid w:val="3BF1ED94"/>
    <w:rsid w:val="3C2BF0ED"/>
    <w:rsid w:val="3CDBEAF4"/>
    <w:rsid w:val="3DCA31B2"/>
    <w:rsid w:val="3F796806"/>
    <w:rsid w:val="3FE60565"/>
    <w:rsid w:val="4157019C"/>
    <w:rsid w:val="416A753B"/>
    <w:rsid w:val="433A7D82"/>
    <w:rsid w:val="43A2CDFC"/>
    <w:rsid w:val="45619077"/>
    <w:rsid w:val="45FE8D69"/>
    <w:rsid w:val="46D8EEFB"/>
    <w:rsid w:val="46E9BA37"/>
    <w:rsid w:val="47566FB5"/>
    <w:rsid w:val="4915C49F"/>
    <w:rsid w:val="4918CF42"/>
    <w:rsid w:val="49E5C939"/>
    <w:rsid w:val="4D67A289"/>
    <w:rsid w:val="4E3F138E"/>
    <w:rsid w:val="501CF85B"/>
    <w:rsid w:val="510DC6F9"/>
    <w:rsid w:val="511798A6"/>
    <w:rsid w:val="5249D541"/>
    <w:rsid w:val="529D8722"/>
    <w:rsid w:val="533850A1"/>
    <w:rsid w:val="53C2CC56"/>
    <w:rsid w:val="5474AAE1"/>
    <w:rsid w:val="54D0D7BF"/>
    <w:rsid w:val="555C4C75"/>
    <w:rsid w:val="555D4C99"/>
    <w:rsid w:val="59411347"/>
    <w:rsid w:val="5A1A22AB"/>
    <w:rsid w:val="5AA51B63"/>
    <w:rsid w:val="5AF46CFA"/>
    <w:rsid w:val="5B78809F"/>
    <w:rsid w:val="5BFA907F"/>
    <w:rsid w:val="5E1E6365"/>
    <w:rsid w:val="5E9E9A72"/>
    <w:rsid w:val="5F37B9CD"/>
    <w:rsid w:val="6194C071"/>
    <w:rsid w:val="647554B6"/>
    <w:rsid w:val="66195D7A"/>
    <w:rsid w:val="66926FC7"/>
    <w:rsid w:val="6702025F"/>
    <w:rsid w:val="670B2143"/>
    <w:rsid w:val="68A8117B"/>
    <w:rsid w:val="69A60A09"/>
    <w:rsid w:val="69B97B84"/>
    <w:rsid w:val="6AFA3137"/>
    <w:rsid w:val="6BFA3A21"/>
    <w:rsid w:val="6C94DD99"/>
    <w:rsid w:val="6FA19F1F"/>
    <w:rsid w:val="70A36D9F"/>
    <w:rsid w:val="70E1D292"/>
    <w:rsid w:val="7105AD45"/>
    <w:rsid w:val="711030DB"/>
    <w:rsid w:val="71ECE5FB"/>
    <w:rsid w:val="722FF2B2"/>
    <w:rsid w:val="7571C291"/>
    <w:rsid w:val="777EDFF9"/>
    <w:rsid w:val="7969C17F"/>
    <w:rsid w:val="79F2744C"/>
    <w:rsid w:val="7C4CC23D"/>
    <w:rsid w:val="7E4560A5"/>
    <w:rsid w:val="7EB9539B"/>
    <w:rsid w:val="7EF668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8596FC"/>
  <w14:defaultImageDpi w14:val="300"/>
  <w15:docId w15:val="{D2FA5C4A-8327-3349-8203-AA6C9537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D82"/>
    <w:pPr>
      <w:spacing w:after="160" w:line="320" w:lineRule="auto"/>
    </w:pPr>
    <w:rPr>
      <w:rFonts w:ascii="Times New Roman" w:hAnsi="Times New Roman"/>
    </w:rPr>
  </w:style>
  <w:style w:type="paragraph" w:styleId="Heading1">
    <w:name w:val="heading 1"/>
    <w:basedOn w:val="Normal"/>
    <w:next w:val="Normal"/>
    <w:link w:val="Heading1Char"/>
    <w:uiPriority w:val="9"/>
    <w:qFormat/>
    <w:rsid w:val="0042146E"/>
    <w:pPr>
      <w:keepNext/>
      <w:keepLines/>
      <w:spacing w:before="360"/>
      <w:outlineLvl w:val="0"/>
    </w:pPr>
    <w:rPr>
      <w:rFonts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42146E"/>
    <w:pPr>
      <w:keepNext/>
      <w:keepLines/>
      <w:spacing w:before="240" w:after="100"/>
      <w:outlineLvl w:val="1"/>
    </w:pPr>
    <w:rPr>
      <w:rFonts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42146E"/>
    <w:pPr>
      <w:keepNext/>
      <w:keepLines/>
      <w:spacing w:before="160" w:after="80"/>
      <w:outlineLvl w:val="2"/>
    </w:pPr>
    <w:rPr>
      <w:rFonts w:eastAsiaTheme="majorEastAsia" w:cstheme="majorBidi"/>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2146E"/>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42146E"/>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42146E"/>
    <w:rPr>
      <w:rFonts w:ascii="Times New Roman" w:eastAsiaTheme="majorEastAsia" w:hAnsi="Times New Roman" w:cstheme="majorBidi"/>
      <w:bCs/>
      <w:i/>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288" w:lineRule="auto"/>
    </w:pPr>
    <w:rPr>
      <w:sz w:val="21"/>
    </w:rPr>
  </w:style>
  <w:style w:type="paragraph" w:customStyle="1" w:styleId="Reference">
    <w:name w:val="Reference"/>
    <w:basedOn w:val="Normal"/>
    <w:pPr>
      <w:spacing w:after="80" w:line="252" w:lineRule="auto"/>
      <w:ind w:left="432" w:hanging="432"/>
    </w:pPr>
    <w:rPr>
      <w:sz w:val="19"/>
    </w:rPr>
  </w:style>
  <w:style w:type="paragraph" w:customStyle="1" w:styleId="FigureCaption">
    <w:name w:val="Figure Caption"/>
    <w:basedOn w:val="Normal"/>
    <w:pPr>
      <w:keepLines/>
      <w:spacing w:before="80" w:after="200" w:line="252" w:lineRule="auto"/>
    </w:pPr>
    <w:rPr>
      <w:sz w:val="18"/>
    </w:rPr>
  </w:style>
  <w:style w:type="character" w:styleId="PageNumber">
    <w:name w:val="page number"/>
    <w:basedOn w:val="DefaultParagraphFont"/>
    <w:uiPriority w:val="99"/>
    <w:semiHidden/>
    <w:unhideWhenUsed/>
    <w:rsid w:val="0007258F"/>
  </w:style>
  <w:style w:type="character" w:styleId="Hyperlink">
    <w:name w:val="Hyperlink"/>
    <w:basedOn w:val="DefaultParagraphFont"/>
    <w:uiPriority w:val="99"/>
    <w:unhideWhenUsed/>
    <w:rsid w:val="00860224"/>
    <w:rPr>
      <w:color w:val="0000FF" w:themeColor="hyperlink"/>
      <w:u w:val="single"/>
    </w:rPr>
  </w:style>
  <w:style w:type="character" w:styleId="UnresolvedMention">
    <w:name w:val="Unresolved Mention"/>
    <w:basedOn w:val="DefaultParagraphFont"/>
    <w:uiPriority w:val="99"/>
    <w:semiHidden/>
    <w:unhideWhenUsed/>
    <w:rsid w:val="00860224"/>
    <w:rPr>
      <w:color w:val="605E5C"/>
      <w:shd w:val="clear" w:color="auto" w:fill="E1DFDD"/>
    </w:rPr>
  </w:style>
  <w:style w:type="character" w:styleId="CommentReference">
    <w:name w:val="annotation reference"/>
    <w:basedOn w:val="DefaultParagraphFont"/>
    <w:uiPriority w:val="99"/>
    <w:semiHidden/>
    <w:unhideWhenUsed/>
    <w:rsid w:val="003717B0"/>
    <w:rPr>
      <w:sz w:val="16"/>
      <w:szCs w:val="16"/>
    </w:rPr>
  </w:style>
  <w:style w:type="paragraph" w:styleId="CommentText">
    <w:name w:val="annotation text"/>
    <w:basedOn w:val="Normal"/>
    <w:link w:val="CommentTextChar"/>
    <w:uiPriority w:val="99"/>
    <w:unhideWhenUsed/>
    <w:rsid w:val="003717B0"/>
    <w:pPr>
      <w:spacing w:line="240" w:lineRule="auto"/>
    </w:pPr>
    <w:rPr>
      <w:sz w:val="20"/>
      <w:szCs w:val="20"/>
    </w:rPr>
  </w:style>
  <w:style w:type="character" w:customStyle="1" w:styleId="CommentTextChar">
    <w:name w:val="Comment Text Char"/>
    <w:basedOn w:val="DefaultParagraphFont"/>
    <w:link w:val="CommentText"/>
    <w:uiPriority w:val="99"/>
    <w:rsid w:val="003717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717B0"/>
    <w:rPr>
      <w:b/>
      <w:bCs/>
    </w:rPr>
  </w:style>
  <w:style w:type="character" w:customStyle="1" w:styleId="CommentSubjectChar">
    <w:name w:val="Comment Subject Char"/>
    <w:basedOn w:val="CommentTextChar"/>
    <w:link w:val="CommentSubject"/>
    <w:uiPriority w:val="99"/>
    <w:semiHidden/>
    <w:rsid w:val="003717B0"/>
    <w:rPr>
      <w:rFonts w:ascii="Times New Roman" w:hAnsi="Times New Roman"/>
      <w:b/>
      <w:bCs/>
      <w:sz w:val="20"/>
      <w:szCs w:val="20"/>
    </w:rPr>
  </w:style>
  <w:style w:type="character" w:customStyle="1" w:styleId="apple-converted-space">
    <w:name w:val="apple-converted-space"/>
    <w:basedOn w:val="DefaultParagraphFont"/>
    <w:rsid w:val="003717B0"/>
  </w:style>
  <w:style w:type="paragraph" w:customStyle="1" w:styleId="c-bibliographic-informationcitation">
    <w:name w:val="c-bibliographic-information__citation"/>
    <w:basedOn w:val="Normal"/>
    <w:rsid w:val="003717B0"/>
    <w:pPr>
      <w:spacing w:before="100" w:beforeAutospacing="1" w:after="100" w:afterAutospacing="1" w:line="240" w:lineRule="auto"/>
    </w:pPr>
    <w:rPr>
      <w:rFonts w:eastAsia="Times New Roman" w:cs="Times New Roman"/>
      <w:sz w:val="24"/>
      <w:szCs w:val="24"/>
      <w:lang w:eastAsia="zh-CN"/>
    </w:rPr>
  </w:style>
  <w:style w:type="paragraph" w:customStyle="1" w:styleId="c-bibliographic-informationdownload-citation">
    <w:name w:val="c-bibliographic-information__download-citation"/>
    <w:basedOn w:val="Normal"/>
    <w:rsid w:val="003717B0"/>
    <w:pPr>
      <w:spacing w:before="100" w:beforeAutospacing="1" w:after="100" w:afterAutospacing="1" w:line="240" w:lineRule="auto"/>
    </w:pPr>
    <w:rPr>
      <w:rFonts w:eastAsia="Times New Roman" w:cs="Times New Roman"/>
      <w:sz w:val="24"/>
      <w:szCs w:val="24"/>
      <w:lang w:eastAsia="zh-CN"/>
    </w:rPr>
  </w:style>
  <w:style w:type="paragraph" w:customStyle="1" w:styleId="EndNoteBibliographyTitle">
    <w:name w:val="EndNote Bibliography Title"/>
    <w:basedOn w:val="Normal"/>
    <w:link w:val="EndNoteBibliographyTitleChar"/>
    <w:rsid w:val="00C04E64"/>
    <w:pPr>
      <w:spacing w:after="0"/>
      <w:jc w:val="center"/>
    </w:pPr>
    <w:rPr>
      <w:rFonts w:cs="Times New Roman"/>
      <w:sz w:val="24"/>
    </w:rPr>
  </w:style>
  <w:style w:type="character" w:customStyle="1" w:styleId="EndNoteBibliographyTitleChar">
    <w:name w:val="EndNote Bibliography Title Char"/>
    <w:basedOn w:val="DefaultParagraphFont"/>
    <w:link w:val="EndNoteBibliographyTitle"/>
    <w:rsid w:val="00C04E64"/>
    <w:rPr>
      <w:rFonts w:ascii="Times New Roman" w:hAnsi="Times New Roman" w:cs="Times New Roman"/>
      <w:sz w:val="24"/>
    </w:rPr>
  </w:style>
  <w:style w:type="paragraph" w:customStyle="1" w:styleId="EndNoteBibliography">
    <w:name w:val="EndNote Bibliography"/>
    <w:basedOn w:val="Normal"/>
    <w:link w:val="EndNoteBibliographyChar"/>
    <w:rsid w:val="00C04E64"/>
    <w:pPr>
      <w:spacing w:line="240" w:lineRule="auto"/>
    </w:pPr>
    <w:rPr>
      <w:rFonts w:cs="Times New Roman"/>
      <w:sz w:val="24"/>
    </w:rPr>
  </w:style>
  <w:style w:type="character" w:customStyle="1" w:styleId="EndNoteBibliographyChar">
    <w:name w:val="EndNote Bibliography Char"/>
    <w:basedOn w:val="DefaultParagraphFont"/>
    <w:link w:val="EndNoteBibliography"/>
    <w:rsid w:val="00C04E64"/>
    <w:rPr>
      <w:rFonts w:ascii="Times New Roman" w:hAnsi="Times New Roman" w:cs="Times New Roman"/>
      <w:sz w:val="24"/>
    </w:rPr>
  </w:style>
  <w:style w:type="paragraph" w:styleId="Revision">
    <w:name w:val="Revision"/>
    <w:hidden/>
    <w:uiPriority w:val="99"/>
    <w:semiHidden/>
    <w:rsid w:val="004A5090"/>
    <w:pPr>
      <w:spacing w:after="0" w:line="240" w:lineRule="auto"/>
    </w:pPr>
    <w:rPr>
      <w:rFonts w:ascii="Times New Roman" w:hAnsi="Times New Roman"/>
    </w:rPr>
  </w:style>
  <w:style w:type="character" w:styleId="LineNumber">
    <w:name w:val="line number"/>
    <w:basedOn w:val="DefaultParagraphFont"/>
    <w:uiPriority w:val="99"/>
    <w:semiHidden/>
    <w:unhideWhenUsed/>
    <w:rsid w:val="00465AC4"/>
  </w:style>
  <w:style w:type="character" w:styleId="FollowedHyperlink">
    <w:name w:val="FollowedHyperlink"/>
    <w:basedOn w:val="DefaultParagraphFont"/>
    <w:uiPriority w:val="99"/>
    <w:semiHidden/>
    <w:unhideWhenUsed/>
    <w:rsid w:val="00991D76"/>
    <w:rPr>
      <w:color w:val="800080" w:themeColor="followedHyperlink"/>
      <w:u w:val="single"/>
    </w:rPr>
  </w:style>
  <w:style w:type="paragraph" w:styleId="NormalWeb">
    <w:name w:val="Normal (Web)"/>
    <w:basedOn w:val="Normal"/>
    <w:uiPriority w:val="99"/>
    <w:semiHidden/>
    <w:unhideWhenUsed/>
    <w:rsid w:val="009E12A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azwater.gov/sites/default/files/2024-11/WS%20Permit%20App%20GUIDE_revised_FINAL.pdf" TargetMode="External"/><Relationship Id="rId26" Type="http://schemas.openxmlformats.org/officeDocument/2006/relationships/hyperlink" Target="https://doi.org/10.1016/j.jenvman.2024.120097" TargetMode="External"/><Relationship Id="rId39" Type="http://schemas.openxmlformats.org/officeDocument/2006/relationships/hyperlink" Target="https://doi.org/10.1126/science.1186591" TargetMode="External"/><Relationship Id="rId21" Type="http://schemas.openxmlformats.org/officeDocument/2006/relationships/hyperlink" Target="https://doi.org/10.1126/sciadv.1400082" TargetMode="External"/><Relationship Id="rId34" Type="http://schemas.openxmlformats.org/officeDocument/2006/relationships/hyperlink" Target="https://doi.org/10.1017/dry.2024.7" TargetMode="External"/><Relationship Id="rId42" Type="http://schemas.openxmlformats.org/officeDocument/2006/relationships/hyperlink" Target="http://doi.org/10.1016/j.jenvman.2011.05.032" TargetMode="External"/><Relationship Id="rId47" Type="http://schemas.openxmlformats.org/officeDocument/2006/relationships/hyperlink" Target="https://doi.org/10.1080/07900627.2015.1012660" TargetMode="External"/><Relationship Id="rId50" Type="http://schemas.openxmlformats.org/officeDocument/2006/relationships/hyperlink" Target="https://www2.census.gov/prod2/decennial/documents/1970a_az-04.pdf" TargetMode="External"/><Relationship Id="rId55" Type="http://schemas.openxmlformats.org/officeDocument/2006/relationships/hyperlink" Target="https://www.unep.org/resources/report/global-deserts-outlook"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doi.org/10.1080/00045601003595420" TargetMode="External"/><Relationship Id="rId11" Type="http://schemas.openxmlformats.org/officeDocument/2006/relationships/footer" Target="footer2.xml"/><Relationship Id="rId24" Type="http://schemas.openxmlformats.org/officeDocument/2006/relationships/hyperlink" Target="https://doi.org/10.1038/s41893-017-0006-8" TargetMode="External"/><Relationship Id="rId32" Type="http://schemas.openxmlformats.org/officeDocument/2006/relationships/hyperlink" Target="https://doi.org/10.1038/s41467-021-25026-3" TargetMode="External"/><Relationship Id="rId37" Type="http://schemas.openxmlformats.org/officeDocument/2006/relationships/hyperlink" Target="https://doi.org/10.1016/j.landurbplan.2022.104433" TargetMode="External"/><Relationship Id="rId40" Type="http://schemas.openxmlformats.org/officeDocument/2006/relationships/hyperlink" Target="https://doi.org/10.1016/j.envsoft.2016.02.008" TargetMode="External"/><Relationship Id="rId45" Type="http://schemas.openxmlformats.org/officeDocument/2006/relationships/hyperlink" Target="https://doi.org/10.1007/s11027-025-10246-5" TargetMode="External"/><Relationship Id="rId53" Type="http://schemas.openxmlformats.org/officeDocument/2006/relationships/hyperlink" Target="https://www.unwater.org/publications/un-water-analytical-brief-water-use-efficiency" TargetMode="External"/><Relationship Id="rId58" Type="http://schemas.openxmlformats.org/officeDocument/2006/relationships/hyperlink" Target="https://doi.org/10.1016/j.ecocom.2010.03.002" TargetMode="External"/><Relationship Id="rId5" Type="http://schemas.openxmlformats.org/officeDocument/2006/relationships/webSettings" Target="webSettings.xml"/><Relationship Id="rId61" Type="http://schemas.openxmlformats.org/officeDocument/2006/relationships/hyperlink" Target="https://doi.org/10.1016/j.geosus.2025.100309" TargetMode="External"/><Relationship Id="rId19" Type="http://schemas.openxmlformats.org/officeDocument/2006/relationships/hyperlink" Target="https://www.azwater.gov/supply-demand" TargetMode="External"/><Relationship Id="rId14" Type="http://schemas.openxmlformats.org/officeDocument/2006/relationships/image" Target="media/image4.png"/><Relationship Id="rId22" Type="http://schemas.openxmlformats.org/officeDocument/2006/relationships/hyperlink" Target="https://doi.org/10.1126/science.adv6563" TargetMode="External"/><Relationship Id="rId27" Type="http://schemas.openxmlformats.org/officeDocument/2006/relationships/hyperlink" Target="https://doi.org/10.1080/13504509.2024.2405818" TargetMode="External"/><Relationship Id="rId30" Type="http://schemas.openxmlformats.org/officeDocument/2006/relationships/hyperlink" Target="https://doi.org/10.1068/b36075" TargetMode="External"/><Relationship Id="rId35" Type="http://schemas.openxmlformats.org/officeDocument/2006/relationships/hyperlink" Target="https://doi.org/10.1016/j.landurbplan.2012.10.008" TargetMode="External"/><Relationship Id="rId43" Type="http://schemas.openxmlformats.org/officeDocument/2006/relationships/hyperlink" Target="https://doi.org/10.1016/j.envsci.2015.08.014" TargetMode="External"/><Relationship Id="rId48" Type="http://schemas.openxmlformats.org/officeDocument/2006/relationships/hyperlink" Target="https://doi.org/10.1016/j.oneear.2021.05.010" TargetMode="External"/><Relationship Id="rId56" Type="http://schemas.openxmlformats.org/officeDocument/2006/relationships/hyperlink" Target="https://www.unccd.int/sites/default/files/2018-06/pbl-2017-exploring-future-changes-in-land-use-and-land-condition-2076.pdf" TargetMode="External"/><Relationship Id="rId64" Type="http://schemas.openxmlformats.org/officeDocument/2006/relationships/theme" Target="theme/theme1.xml"/><Relationship Id="rId8" Type="http://schemas.openxmlformats.org/officeDocument/2006/relationships/hyperlink" Target="mailto:Jcgilman@asu.edu" TargetMode="External"/><Relationship Id="rId51" Type="http://schemas.openxmlformats.org/officeDocument/2006/relationships/hyperlink" Target="https://www.census.gov/newsroom/press-releases/2026/2025-popest-metro-micro-counties.htm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07/s10113-023-02060-z" TargetMode="External"/><Relationship Id="rId33" Type="http://schemas.openxmlformats.org/officeDocument/2006/relationships/hyperlink" Target="http://doi.org/10.1353/jsw.2017.0017" TargetMode="External"/><Relationship Id="rId38" Type="http://schemas.openxmlformats.org/officeDocument/2006/relationships/hyperlink" Target="https://doi.org/10.1017/9781009325844.020" TargetMode="External"/><Relationship Id="rId46" Type="http://schemas.openxmlformats.org/officeDocument/2006/relationships/hyperlink" Target="https://www.cnbc.com/2021/06/04/why-intel-tsmc-are-building-water-dependent-chip-plants-in-arizona.html" TargetMode="External"/><Relationship Id="rId59" Type="http://schemas.openxmlformats.org/officeDocument/2006/relationships/hyperlink" Target="https://doi.org/10.1007/s10980-013-9894-9" TargetMode="External"/><Relationship Id="rId20" Type="http://schemas.openxmlformats.org/officeDocument/2006/relationships/hyperlink" Target="https://doi.org/10.1080/13549830903575604" TargetMode="External"/><Relationship Id="rId41" Type="http://schemas.openxmlformats.org/officeDocument/2006/relationships/hyperlink" Target="https://doi.org/10.1073/pnas.1009734108" TargetMode="External"/><Relationship Id="rId54" Type="http://schemas.openxmlformats.org/officeDocument/2006/relationships/hyperlink" Target="https://openknowledge.fao.org/items/09c6ea93-96b2-4614-b41f-50c38ab59ce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38/nclimate2425" TargetMode="External"/><Relationship Id="rId28" Type="http://schemas.openxmlformats.org/officeDocument/2006/relationships/hyperlink" Target="https://doi.org/10.1146/annurev-earth-071719-055251" TargetMode="External"/><Relationship Id="rId36" Type="http://schemas.openxmlformats.org/officeDocument/2006/relationships/hyperlink" Target="https://doi.org/10.1007/s10021-021-00680-2" TargetMode="External"/><Relationship Id="rId49" Type="http://schemas.openxmlformats.org/officeDocument/2006/relationships/hyperlink" Target="https://www.usbr.gov/ColoradoRiverBasin/documents/7d/7.D.Review_FinalReport_12-18-2020.pdf" TargetMode="External"/><Relationship Id="rId57" Type="http://schemas.openxmlformats.org/officeDocument/2006/relationships/hyperlink" Target="https://doi.org/10.1016/j.jenvman.2025.126326" TargetMode="External"/><Relationship Id="rId10" Type="http://schemas.openxmlformats.org/officeDocument/2006/relationships/footer" Target="footer1.xml"/><Relationship Id="rId31" Type="http://schemas.openxmlformats.org/officeDocument/2006/relationships/hyperlink" Target="https://doi.org/10.1177/0306312713508669" TargetMode="External"/><Relationship Id="rId44" Type="http://schemas.openxmlformats.org/officeDocument/2006/relationships/hyperlink" Target="https://doi.org/10.1007/s11625-020-00820-y" TargetMode="External"/><Relationship Id="rId52" Type="http://schemas.openxmlformats.org/officeDocument/2006/relationships/hyperlink" Target="https://www.usbr.gov/lc/region/programs/strategies/RecordofDecision.pdf" TargetMode="External"/><Relationship Id="rId60" Type="http://schemas.openxmlformats.org/officeDocument/2006/relationships/hyperlink" Target="https://doi.org/10.1016/j.landurbplan.2014.01.018"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17359</Words>
  <Characters>98950</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Climate and Policy Reshape the Groundwater-Constrained Growth Frontier of Metropolitan Phoenix</vt:lpstr>
    </vt:vector>
  </TitlesOfParts>
  <Company/>
  <LinksUpToDate>false</LinksUpToDate>
  <CharactersWithSpaces>116077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and Policy Reshape the Groundwater-Constrained Growth Frontier of Metropolitan Phoenix</dc:title>
  <dc:subject>Focused WaterSim manuscript draft</dc:subject>
  <dc:creator>Draft prepared from project materials</dc:creator>
  <cp:keywords>WaterSim, Phoenix, groundwater, urban growth, climate policy</cp:keywords>
  <dc:description/>
  <cp:lastModifiedBy>Joshua Gilman</cp:lastModifiedBy>
  <cp:revision>9</cp:revision>
  <dcterms:created xsi:type="dcterms:W3CDTF">2026-10-09T20:07:00Z</dcterms:created>
  <dcterms:modified xsi:type="dcterms:W3CDTF">2026-10-09T21:11:00Z</dcterms:modified>
</cp:coreProperties>
</file>